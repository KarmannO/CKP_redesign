
<file path=[Content_Types].xml><?xml version="1.0" encoding="utf-8"?>
<Types xmlns="http://schemas.openxmlformats.org/package/2006/content-types">
  <Default Extension="png" ContentType="image/png"/>
  <Default Extension="jpeg" ContentType="image/jpeg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1E5" w:rsidRPr="00726D4D" w:rsidRDefault="00726D4D" w:rsidP="00726D4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726D4D">
        <w:rPr>
          <w:rFonts w:ascii="Times New Roman" w:hAnsi="Times New Roman" w:cs="Times New Roman"/>
          <w:b/>
          <w:caps/>
          <w:sz w:val="28"/>
          <w:szCs w:val="28"/>
        </w:rPr>
        <w:t>Фильтрация изображений вулканов, получаемых в результате наблюдения со стационарных камер</w:t>
      </w:r>
    </w:p>
    <w:p w:rsidR="00726D4D" w:rsidRPr="000B52CD" w:rsidRDefault="00726D4D" w:rsidP="000B52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6D4D" w:rsidRPr="000B52CD" w:rsidRDefault="00726D4D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AC54DD" w:rsidRPr="000B52CD" w:rsidRDefault="00AC54DD" w:rsidP="000B52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52CD">
        <w:rPr>
          <w:rFonts w:ascii="Times New Roman" w:hAnsi="Times New Roman" w:cs="Times New Roman"/>
          <w:sz w:val="24"/>
          <w:szCs w:val="24"/>
        </w:rPr>
        <w:t>информация</w:t>
      </w:r>
    </w:p>
    <w:p w:rsidR="001058BB" w:rsidRPr="009230C8" w:rsidRDefault="001058BB" w:rsidP="000B52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6D4D" w:rsidRPr="000B52CD" w:rsidRDefault="00FC6ABA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>1. Современные методы решения задачи</w:t>
      </w:r>
    </w:p>
    <w:p w:rsidR="00B936BD" w:rsidRDefault="002A3883" w:rsidP="002A388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34058E">
        <w:rPr>
          <w:rFonts w:ascii="Times New Roman" w:hAnsi="Times New Roman" w:cs="Times New Roman"/>
          <w:sz w:val="24"/>
          <w:szCs w:val="24"/>
        </w:rPr>
        <w:t>звестн</w:t>
      </w:r>
      <w:r w:rsidR="00473EA3">
        <w:rPr>
          <w:rFonts w:ascii="Times New Roman" w:hAnsi="Times New Roman" w:cs="Times New Roman"/>
          <w:sz w:val="24"/>
          <w:szCs w:val="24"/>
        </w:rPr>
        <w:t>о большое количество методов обработки и анализа изображений,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3EA3">
        <w:rPr>
          <w:rFonts w:ascii="Times New Roman" w:hAnsi="Times New Roman" w:cs="Times New Roman"/>
          <w:sz w:val="24"/>
          <w:szCs w:val="24"/>
        </w:rPr>
        <w:t>предназначенных для решения различных практических задач</w:t>
      </w:r>
      <w:r>
        <w:rPr>
          <w:rFonts w:ascii="Times New Roman" w:hAnsi="Times New Roman" w:cs="Times New Roman"/>
          <w:sz w:val="24"/>
          <w:szCs w:val="24"/>
        </w:rPr>
        <w:t xml:space="preserve"> в области видеонаблюдения</w:t>
      </w:r>
      <w:r w:rsidR="00473EA3">
        <w:rPr>
          <w:rFonts w:ascii="Times New Roman" w:hAnsi="Times New Roman" w:cs="Times New Roman"/>
          <w:sz w:val="24"/>
          <w:szCs w:val="24"/>
        </w:rPr>
        <w:t>.</w:t>
      </w:r>
      <w:r w:rsidR="00B56FC4">
        <w:rPr>
          <w:rFonts w:ascii="Times New Roman" w:hAnsi="Times New Roman" w:cs="Times New Roman"/>
          <w:sz w:val="24"/>
          <w:szCs w:val="24"/>
        </w:rPr>
        <w:t xml:space="preserve"> Одной из задач, связанной с </w:t>
      </w:r>
      <w:r w:rsidR="002435BD">
        <w:rPr>
          <w:rFonts w:ascii="Times New Roman" w:hAnsi="Times New Roman" w:cs="Times New Roman"/>
          <w:sz w:val="24"/>
          <w:szCs w:val="24"/>
        </w:rPr>
        <w:t>темой настоящего исследования</w:t>
      </w:r>
      <w:r w:rsidR="00B56FC4">
        <w:rPr>
          <w:rFonts w:ascii="Times New Roman" w:hAnsi="Times New Roman" w:cs="Times New Roman"/>
          <w:sz w:val="24"/>
          <w:szCs w:val="24"/>
        </w:rPr>
        <w:t xml:space="preserve"> является </w:t>
      </w:r>
      <w:r>
        <w:rPr>
          <w:rFonts w:ascii="Times New Roman" w:hAnsi="Times New Roman" w:cs="Times New Roman"/>
          <w:sz w:val="24"/>
          <w:szCs w:val="24"/>
        </w:rPr>
        <w:t xml:space="preserve">задача </w:t>
      </w:r>
      <w:r w:rsidR="002435BD">
        <w:rPr>
          <w:rFonts w:ascii="Times New Roman" w:hAnsi="Times New Roman" w:cs="Times New Roman"/>
          <w:sz w:val="24"/>
          <w:szCs w:val="24"/>
        </w:rPr>
        <w:t xml:space="preserve">оценки видимости. В рамках этой задачи </w:t>
      </w:r>
      <w:r w:rsidR="002C6670">
        <w:rPr>
          <w:rFonts w:ascii="Times New Roman" w:hAnsi="Times New Roman" w:cs="Times New Roman"/>
          <w:sz w:val="24"/>
          <w:szCs w:val="24"/>
        </w:rPr>
        <w:t xml:space="preserve">исследуется максимальное расстояние, на котором объекты наблюдения различимы для наблюдателя. </w:t>
      </w:r>
    </w:p>
    <w:p w:rsidR="00F01206" w:rsidRDefault="00112BD1" w:rsidP="00B936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несветящихся объектов, наблюдаемых в светлое время суток</w:t>
      </w:r>
      <w:r w:rsidR="00B936BD">
        <w:rPr>
          <w:rFonts w:ascii="Times New Roman" w:hAnsi="Times New Roman" w:cs="Times New Roman"/>
          <w:sz w:val="24"/>
          <w:szCs w:val="24"/>
        </w:rPr>
        <w:t xml:space="preserve"> в качестве</w:t>
      </w:r>
      <w:r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B936BD">
        <w:rPr>
          <w:rFonts w:ascii="Times New Roman" w:hAnsi="Times New Roman" w:cs="Times New Roman"/>
          <w:sz w:val="24"/>
          <w:szCs w:val="24"/>
        </w:rPr>
        <w:t>ого</w:t>
      </w:r>
      <w:r>
        <w:rPr>
          <w:rFonts w:ascii="Times New Roman" w:hAnsi="Times New Roman" w:cs="Times New Roman"/>
          <w:sz w:val="24"/>
          <w:szCs w:val="24"/>
        </w:rPr>
        <w:t xml:space="preserve"> фактор</w:t>
      </w:r>
      <w:r w:rsidR="00B936B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, ограничивающ</w:t>
      </w:r>
      <w:r w:rsidR="00B936BD">
        <w:rPr>
          <w:rFonts w:ascii="Times New Roman" w:hAnsi="Times New Roman" w:cs="Times New Roman"/>
          <w:sz w:val="24"/>
          <w:szCs w:val="24"/>
        </w:rPr>
        <w:t>его</w:t>
      </w:r>
      <w:r>
        <w:rPr>
          <w:rFonts w:ascii="Times New Roman" w:hAnsi="Times New Roman" w:cs="Times New Roman"/>
          <w:sz w:val="24"/>
          <w:szCs w:val="24"/>
        </w:rPr>
        <w:t xml:space="preserve"> видимость, рассматривается туман.</w:t>
      </w:r>
      <w:r w:rsidR="0092437D">
        <w:rPr>
          <w:rFonts w:ascii="Times New Roman" w:hAnsi="Times New Roman" w:cs="Times New Roman"/>
          <w:sz w:val="24"/>
          <w:szCs w:val="24"/>
        </w:rPr>
        <w:t xml:space="preserve"> </w:t>
      </w:r>
      <w:r w:rsidR="002401B8">
        <w:rPr>
          <w:rFonts w:ascii="Times New Roman" w:hAnsi="Times New Roman" w:cs="Times New Roman"/>
          <w:sz w:val="24"/>
          <w:szCs w:val="24"/>
        </w:rPr>
        <w:t xml:space="preserve">Для определения расстояния видимости, как правило, используется закон </w:t>
      </w:r>
      <w:proofErr w:type="spellStart"/>
      <w:r w:rsidR="002401B8">
        <w:rPr>
          <w:rFonts w:ascii="Times New Roman" w:hAnsi="Times New Roman" w:cs="Times New Roman"/>
          <w:sz w:val="24"/>
          <w:szCs w:val="24"/>
        </w:rPr>
        <w:t>Кошмидера</w:t>
      </w:r>
      <w:proofErr w:type="spellEnd"/>
      <w:r w:rsidR="002401B8">
        <w:rPr>
          <w:rFonts w:ascii="Times New Roman" w:hAnsi="Times New Roman" w:cs="Times New Roman"/>
          <w:sz w:val="24"/>
          <w:szCs w:val="24"/>
        </w:rPr>
        <w:t xml:space="preserve">. </w:t>
      </w:r>
      <w:r w:rsidR="00B936BD">
        <w:rPr>
          <w:rFonts w:ascii="Times New Roman" w:hAnsi="Times New Roman" w:cs="Times New Roman"/>
          <w:sz w:val="24"/>
          <w:szCs w:val="24"/>
        </w:rPr>
        <w:t>Так, в</w:t>
      </w:r>
      <w:r w:rsidR="0080437C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80437C" w:rsidRPr="005C7A3C">
        <w:rPr>
          <w:rFonts w:ascii="Times New Roman" w:hAnsi="Times New Roman" w:cs="Times New Roman"/>
          <w:sz w:val="24"/>
          <w:szCs w:val="24"/>
          <w:highlight w:val="yellow"/>
        </w:rPr>
        <w:t>[</w:t>
      </w:r>
      <w:r w:rsidR="00586852" w:rsidRPr="005C7A3C">
        <w:rPr>
          <w:rFonts w:ascii="Times New Roman" w:hAnsi="Times New Roman" w:cs="Times New Roman"/>
          <w:sz w:val="24"/>
          <w:szCs w:val="24"/>
          <w:highlight w:val="yellow"/>
        </w:rPr>
        <w:t>4</w:t>
      </w:r>
      <w:r w:rsidR="0080437C" w:rsidRPr="005C7A3C">
        <w:rPr>
          <w:rFonts w:ascii="Times New Roman" w:hAnsi="Times New Roman" w:cs="Times New Roman"/>
          <w:sz w:val="24"/>
          <w:szCs w:val="24"/>
          <w:highlight w:val="yellow"/>
        </w:rPr>
        <w:t>]</w:t>
      </w:r>
      <w:r w:rsidR="00586852">
        <w:rPr>
          <w:rFonts w:ascii="Times New Roman" w:hAnsi="Times New Roman" w:cs="Times New Roman"/>
          <w:sz w:val="24"/>
          <w:szCs w:val="24"/>
        </w:rPr>
        <w:t xml:space="preserve"> исследуется задача определения видимости по</w:t>
      </w:r>
      <w:r w:rsidR="00EE3C07">
        <w:rPr>
          <w:rFonts w:ascii="Times New Roman" w:hAnsi="Times New Roman" w:cs="Times New Roman"/>
          <w:sz w:val="24"/>
          <w:szCs w:val="24"/>
        </w:rPr>
        <w:t xml:space="preserve"> стационарным</w:t>
      </w:r>
      <w:r w:rsidR="00586852">
        <w:rPr>
          <w:rFonts w:ascii="Times New Roman" w:hAnsi="Times New Roman" w:cs="Times New Roman"/>
          <w:sz w:val="24"/>
          <w:szCs w:val="24"/>
        </w:rPr>
        <w:t xml:space="preserve"> панорамным камерам</w:t>
      </w:r>
      <w:r w:rsidR="00416198">
        <w:rPr>
          <w:rFonts w:ascii="Times New Roman" w:hAnsi="Times New Roman" w:cs="Times New Roman"/>
          <w:sz w:val="24"/>
          <w:szCs w:val="24"/>
        </w:rPr>
        <w:t xml:space="preserve"> путём подгонки кривой видимого контраста, задаваемо</w:t>
      </w:r>
      <w:r w:rsidR="006A0917">
        <w:rPr>
          <w:rFonts w:ascii="Times New Roman" w:hAnsi="Times New Roman" w:cs="Times New Roman"/>
          <w:sz w:val="24"/>
          <w:szCs w:val="24"/>
        </w:rPr>
        <w:t>й</w:t>
      </w:r>
      <w:r w:rsidR="00416198">
        <w:rPr>
          <w:rFonts w:ascii="Times New Roman" w:hAnsi="Times New Roman" w:cs="Times New Roman"/>
          <w:sz w:val="24"/>
          <w:szCs w:val="24"/>
        </w:rPr>
        <w:t xml:space="preserve"> законом </w:t>
      </w:r>
      <w:proofErr w:type="spellStart"/>
      <w:r w:rsidR="00416198">
        <w:rPr>
          <w:rFonts w:ascii="Times New Roman" w:hAnsi="Times New Roman" w:cs="Times New Roman"/>
          <w:sz w:val="24"/>
          <w:szCs w:val="24"/>
        </w:rPr>
        <w:t>Кошмидера</w:t>
      </w:r>
      <w:proofErr w:type="spellEnd"/>
      <w:r w:rsidR="00416198">
        <w:rPr>
          <w:rFonts w:ascii="Times New Roman" w:hAnsi="Times New Roman" w:cs="Times New Roman"/>
          <w:sz w:val="24"/>
          <w:szCs w:val="24"/>
        </w:rPr>
        <w:t xml:space="preserve"> </w:t>
      </w:r>
      <w:r w:rsidR="00EE3C07">
        <w:rPr>
          <w:rFonts w:ascii="Times New Roman" w:hAnsi="Times New Roman" w:cs="Times New Roman"/>
          <w:sz w:val="24"/>
          <w:szCs w:val="24"/>
        </w:rPr>
        <w:t>к г</w:t>
      </w:r>
      <w:r w:rsidR="00F01206">
        <w:rPr>
          <w:rFonts w:ascii="Times New Roman" w:hAnsi="Times New Roman" w:cs="Times New Roman"/>
          <w:sz w:val="24"/>
          <w:szCs w:val="24"/>
        </w:rPr>
        <w:t>рафику</w:t>
      </w:r>
      <w:r w:rsidR="00EE3C07">
        <w:rPr>
          <w:rFonts w:ascii="Times New Roman" w:hAnsi="Times New Roman" w:cs="Times New Roman"/>
          <w:sz w:val="24"/>
          <w:szCs w:val="24"/>
        </w:rPr>
        <w:t xml:space="preserve"> распределения видимых контрастов точек снимка по расстояниям от камеры. При этом видимый контраст</w:t>
      </w:r>
      <w:r w:rsidR="006A0917">
        <w:rPr>
          <w:rFonts w:ascii="Times New Roman" w:hAnsi="Times New Roman" w:cs="Times New Roman"/>
          <w:sz w:val="24"/>
          <w:szCs w:val="24"/>
        </w:rPr>
        <w:t xml:space="preserve"> точек</w:t>
      </w:r>
      <w:r w:rsidR="00EE3C07">
        <w:rPr>
          <w:rFonts w:ascii="Times New Roman" w:hAnsi="Times New Roman" w:cs="Times New Roman"/>
          <w:sz w:val="24"/>
          <w:szCs w:val="24"/>
        </w:rPr>
        <w:t xml:space="preserve"> вычисляется на основе</w:t>
      </w:r>
      <w:r w:rsidR="006A0917">
        <w:rPr>
          <w:rFonts w:ascii="Times New Roman" w:hAnsi="Times New Roman" w:cs="Times New Roman"/>
          <w:sz w:val="24"/>
          <w:szCs w:val="24"/>
        </w:rPr>
        <w:t xml:space="preserve"> уравнений</w:t>
      </w:r>
      <w:r w:rsidR="00EE3C07">
        <w:rPr>
          <w:rFonts w:ascii="Times New Roman" w:hAnsi="Times New Roman" w:cs="Times New Roman"/>
          <w:sz w:val="24"/>
          <w:szCs w:val="24"/>
        </w:rPr>
        <w:t xml:space="preserve"> (1)–(3)</w:t>
      </w:r>
      <w:r w:rsidR="006A0917" w:rsidRPr="006A0917">
        <w:rPr>
          <w:rFonts w:ascii="Times New Roman" w:hAnsi="Times New Roman" w:cs="Times New Roman"/>
          <w:sz w:val="24"/>
          <w:szCs w:val="24"/>
        </w:rPr>
        <w:t xml:space="preserve"> </w:t>
      </w:r>
      <w:r w:rsidR="006A0917">
        <w:rPr>
          <w:rFonts w:ascii="Times New Roman" w:hAnsi="Times New Roman" w:cs="Times New Roman"/>
          <w:sz w:val="24"/>
          <w:szCs w:val="24"/>
        </w:rPr>
        <w:t xml:space="preserve">из работы </w:t>
      </w:r>
      <w:r w:rsidR="006A0917" w:rsidRPr="005C7A3C">
        <w:rPr>
          <w:rFonts w:ascii="Times New Roman" w:hAnsi="Times New Roman" w:cs="Times New Roman"/>
          <w:sz w:val="24"/>
          <w:szCs w:val="24"/>
          <w:highlight w:val="yellow"/>
        </w:rPr>
        <w:t>[5]</w:t>
      </w:r>
      <w:r w:rsidR="006A0917" w:rsidRPr="006A0917">
        <w:rPr>
          <w:rFonts w:ascii="Times New Roman" w:hAnsi="Times New Roman" w:cs="Times New Roman"/>
          <w:sz w:val="24"/>
          <w:szCs w:val="24"/>
        </w:rPr>
        <w:t xml:space="preserve">, </w:t>
      </w:r>
      <w:r w:rsidR="006A0917">
        <w:rPr>
          <w:rFonts w:ascii="Times New Roman" w:hAnsi="Times New Roman" w:cs="Times New Roman"/>
          <w:sz w:val="24"/>
          <w:szCs w:val="24"/>
        </w:rPr>
        <w:t xml:space="preserve">а расстояние до камеры на основе известного положения камеры и цифровой модели высот </w:t>
      </w:r>
      <w:r w:rsidR="006A0917">
        <w:rPr>
          <w:rFonts w:ascii="Times New Roman" w:hAnsi="Times New Roman" w:cs="Times New Roman"/>
          <w:sz w:val="24"/>
          <w:szCs w:val="24"/>
          <w:lang w:val="en-US"/>
        </w:rPr>
        <w:t>EU</w:t>
      </w:r>
      <w:r w:rsidR="006A0917" w:rsidRPr="006A0917">
        <w:rPr>
          <w:rFonts w:ascii="Times New Roman" w:hAnsi="Times New Roman" w:cs="Times New Roman"/>
          <w:sz w:val="24"/>
          <w:szCs w:val="24"/>
        </w:rPr>
        <w:t>-</w:t>
      </w:r>
      <w:r w:rsidR="006A0917">
        <w:rPr>
          <w:rFonts w:ascii="Times New Roman" w:hAnsi="Times New Roman" w:cs="Times New Roman"/>
          <w:sz w:val="24"/>
          <w:szCs w:val="24"/>
          <w:lang w:val="en-US"/>
        </w:rPr>
        <w:t>DEM</w:t>
      </w:r>
      <w:r w:rsidR="006A0917" w:rsidRPr="006A0917">
        <w:rPr>
          <w:rFonts w:ascii="Times New Roman" w:hAnsi="Times New Roman" w:cs="Times New Roman"/>
          <w:sz w:val="24"/>
          <w:szCs w:val="24"/>
        </w:rPr>
        <w:t>.</w:t>
      </w:r>
      <w:r w:rsidR="00B936BD">
        <w:rPr>
          <w:rFonts w:ascii="Times New Roman" w:hAnsi="Times New Roman" w:cs="Times New Roman"/>
          <w:sz w:val="24"/>
          <w:szCs w:val="24"/>
        </w:rPr>
        <w:t xml:space="preserve"> </w:t>
      </w:r>
      <w:r w:rsidR="0080437C">
        <w:rPr>
          <w:rFonts w:ascii="Times New Roman" w:hAnsi="Times New Roman" w:cs="Times New Roman"/>
          <w:sz w:val="24"/>
          <w:szCs w:val="24"/>
        </w:rPr>
        <w:t xml:space="preserve">В </w:t>
      </w:r>
      <w:r w:rsidR="0080437C" w:rsidRPr="005C7A3C">
        <w:rPr>
          <w:rFonts w:ascii="Times New Roman" w:hAnsi="Times New Roman" w:cs="Times New Roman"/>
          <w:sz w:val="24"/>
          <w:szCs w:val="24"/>
          <w:highlight w:val="yellow"/>
        </w:rPr>
        <w:t>[6]</w:t>
      </w:r>
      <w:r w:rsidR="00E41314">
        <w:rPr>
          <w:rFonts w:ascii="Times New Roman" w:hAnsi="Times New Roman" w:cs="Times New Roman"/>
          <w:sz w:val="24"/>
          <w:szCs w:val="24"/>
        </w:rPr>
        <w:t xml:space="preserve"> рассматривается задача определения видимости на основе стереокамеры.</w:t>
      </w:r>
      <w:r w:rsidR="0080437C" w:rsidRPr="0080437C">
        <w:rPr>
          <w:rFonts w:ascii="Times New Roman" w:hAnsi="Times New Roman" w:cs="Times New Roman"/>
          <w:sz w:val="24"/>
          <w:szCs w:val="24"/>
        </w:rPr>
        <w:t xml:space="preserve"> </w:t>
      </w:r>
      <w:r w:rsidR="00E41314">
        <w:rPr>
          <w:rFonts w:ascii="Times New Roman" w:hAnsi="Times New Roman" w:cs="Times New Roman"/>
          <w:sz w:val="24"/>
          <w:szCs w:val="24"/>
        </w:rPr>
        <w:t>К</w:t>
      </w:r>
      <w:r w:rsidR="0080437C">
        <w:rPr>
          <w:rFonts w:ascii="Times New Roman" w:hAnsi="Times New Roman" w:cs="Times New Roman"/>
          <w:sz w:val="24"/>
          <w:szCs w:val="24"/>
        </w:rPr>
        <w:t xml:space="preserve">оэффициент затухания в законе </w:t>
      </w:r>
      <w:proofErr w:type="spellStart"/>
      <w:r w:rsidR="0080437C">
        <w:rPr>
          <w:rFonts w:ascii="Times New Roman" w:hAnsi="Times New Roman" w:cs="Times New Roman"/>
          <w:sz w:val="24"/>
          <w:szCs w:val="24"/>
        </w:rPr>
        <w:t>Кошмидера</w:t>
      </w:r>
      <w:proofErr w:type="spellEnd"/>
      <w:r w:rsidR="0080437C">
        <w:rPr>
          <w:rFonts w:ascii="Times New Roman" w:hAnsi="Times New Roman" w:cs="Times New Roman"/>
          <w:sz w:val="24"/>
          <w:szCs w:val="24"/>
        </w:rPr>
        <w:t xml:space="preserve"> подбирается таким образом, чтобы обеспечить минимум энтропии для выделенных регионов на восстановленном</w:t>
      </w:r>
      <w:r w:rsidR="003F7B07">
        <w:rPr>
          <w:rFonts w:ascii="Times New Roman" w:hAnsi="Times New Roman" w:cs="Times New Roman"/>
          <w:sz w:val="24"/>
          <w:szCs w:val="24"/>
        </w:rPr>
        <w:t xml:space="preserve"> на основе этого коэффициента</w:t>
      </w:r>
      <w:r w:rsidR="0080437C">
        <w:rPr>
          <w:rFonts w:ascii="Times New Roman" w:hAnsi="Times New Roman" w:cs="Times New Roman"/>
          <w:sz w:val="24"/>
          <w:szCs w:val="24"/>
        </w:rPr>
        <w:t xml:space="preserve"> изображении. </w:t>
      </w:r>
      <w:r w:rsidR="00E41314">
        <w:rPr>
          <w:rFonts w:ascii="Times New Roman" w:hAnsi="Times New Roman" w:cs="Times New Roman"/>
          <w:sz w:val="24"/>
          <w:szCs w:val="24"/>
        </w:rPr>
        <w:t xml:space="preserve">Для восстановления изображения также вычисляется расстояние до камеры на основе решения задачи </w:t>
      </w:r>
      <w:proofErr w:type="spellStart"/>
      <w:r w:rsidR="00E41314">
        <w:rPr>
          <w:rFonts w:ascii="Times New Roman" w:hAnsi="Times New Roman" w:cs="Times New Roman"/>
          <w:sz w:val="24"/>
          <w:szCs w:val="24"/>
        </w:rPr>
        <w:t>стереореконструкции</w:t>
      </w:r>
      <w:proofErr w:type="spellEnd"/>
      <w:r w:rsidR="00E41314">
        <w:rPr>
          <w:rFonts w:ascii="Times New Roman" w:hAnsi="Times New Roman" w:cs="Times New Roman"/>
          <w:sz w:val="24"/>
          <w:szCs w:val="24"/>
        </w:rPr>
        <w:t xml:space="preserve"> и определяется </w:t>
      </w:r>
      <w:r w:rsidR="003F7B07">
        <w:rPr>
          <w:rFonts w:ascii="Times New Roman" w:hAnsi="Times New Roman" w:cs="Times New Roman"/>
          <w:sz w:val="24"/>
          <w:szCs w:val="24"/>
        </w:rPr>
        <w:t>яркость</w:t>
      </w:r>
      <w:r w:rsidR="00E41314">
        <w:rPr>
          <w:rFonts w:ascii="Times New Roman" w:hAnsi="Times New Roman" w:cs="Times New Roman"/>
          <w:sz w:val="24"/>
          <w:szCs w:val="24"/>
        </w:rPr>
        <w:t xml:space="preserve"> неба, как наибольш</w:t>
      </w:r>
      <w:r w:rsidR="003F7B07">
        <w:rPr>
          <w:rFonts w:ascii="Times New Roman" w:hAnsi="Times New Roman" w:cs="Times New Roman"/>
          <w:sz w:val="24"/>
          <w:szCs w:val="24"/>
        </w:rPr>
        <w:t>ая</w:t>
      </w:r>
      <w:r w:rsidR="00E41314">
        <w:rPr>
          <w:rFonts w:ascii="Times New Roman" w:hAnsi="Times New Roman" w:cs="Times New Roman"/>
          <w:sz w:val="24"/>
          <w:szCs w:val="24"/>
        </w:rPr>
        <w:t xml:space="preserve"> </w:t>
      </w:r>
      <w:r w:rsidR="003F7B07">
        <w:rPr>
          <w:rFonts w:ascii="Times New Roman" w:hAnsi="Times New Roman" w:cs="Times New Roman"/>
          <w:sz w:val="24"/>
          <w:szCs w:val="24"/>
        </w:rPr>
        <w:t>яркость</w:t>
      </w:r>
      <w:r w:rsidR="00E41314">
        <w:rPr>
          <w:rFonts w:ascii="Times New Roman" w:hAnsi="Times New Roman" w:cs="Times New Roman"/>
          <w:sz w:val="24"/>
          <w:szCs w:val="24"/>
        </w:rPr>
        <w:t xml:space="preserve"> точек, находящихся в окрестности </w:t>
      </w:r>
      <w:r w:rsidR="003F7B07">
        <w:rPr>
          <w:rFonts w:ascii="Times New Roman" w:hAnsi="Times New Roman" w:cs="Times New Roman"/>
          <w:sz w:val="24"/>
          <w:szCs w:val="24"/>
        </w:rPr>
        <w:t xml:space="preserve">пикселей, интенсивность которых больше некоторого порога после применения оператора </w:t>
      </w:r>
      <w:proofErr w:type="spellStart"/>
      <w:r w:rsidR="003F7B07">
        <w:rPr>
          <w:rFonts w:ascii="Times New Roman" w:hAnsi="Times New Roman" w:cs="Times New Roman"/>
          <w:sz w:val="24"/>
          <w:szCs w:val="24"/>
        </w:rPr>
        <w:t>Собеля</w:t>
      </w:r>
      <w:proofErr w:type="spellEnd"/>
      <w:r w:rsidR="003F7B07">
        <w:rPr>
          <w:rFonts w:ascii="Times New Roman" w:hAnsi="Times New Roman" w:cs="Times New Roman"/>
          <w:sz w:val="24"/>
          <w:szCs w:val="24"/>
        </w:rPr>
        <w:t>.</w:t>
      </w:r>
    </w:p>
    <w:p w:rsidR="00C4106A" w:rsidRDefault="000E367C" w:rsidP="000E36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Большое число методов определения видимости предложено для бортовых камер автомобилей, например работы </w:t>
      </w:r>
      <w:r w:rsidRPr="005C7A3C">
        <w:rPr>
          <w:rFonts w:ascii="Times New Roman" w:hAnsi="Times New Roman" w:cs="Times New Roman"/>
          <w:sz w:val="24"/>
          <w:szCs w:val="24"/>
          <w:highlight w:val="yellow"/>
        </w:rPr>
        <w:t>[7,8,9]</w:t>
      </w:r>
      <w:r w:rsidRPr="000E367C">
        <w:rPr>
          <w:rFonts w:ascii="Times New Roman" w:hAnsi="Times New Roman" w:cs="Times New Roman"/>
          <w:sz w:val="24"/>
          <w:szCs w:val="24"/>
        </w:rPr>
        <w:t xml:space="preserve">. </w:t>
      </w:r>
      <w:r w:rsidR="00CE545D">
        <w:rPr>
          <w:rFonts w:ascii="Times New Roman" w:hAnsi="Times New Roman" w:cs="Times New Roman"/>
          <w:sz w:val="24"/>
          <w:szCs w:val="24"/>
        </w:rPr>
        <w:t xml:space="preserve">В </w:t>
      </w:r>
      <w:r w:rsidR="00CE545D" w:rsidRPr="005C7A3C">
        <w:rPr>
          <w:rFonts w:ascii="Times New Roman" w:hAnsi="Times New Roman" w:cs="Times New Roman"/>
          <w:sz w:val="24"/>
          <w:szCs w:val="24"/>
          <w:highlight w:val="yellow"/>
        </w:rPr>
        <w:t>[7]</w:t>
      </w:r>
      <w:r w:rsidR="00CE545D" w:rsidRPr="00CE545D">
        <w:rPr>
          <w:rFonts w:ascii="Times New Roman" w:hAnsi="Times New Roman" w:cs="Times New Roman"/>
          <w:sz w:val="24"/>
          <w:szCs w:val="24"/>
        </w:rPr>
        <w:t xml:space="preserve"> </w:t>
      </w:r>
      <w:r w:rsidR="00CE545D">
        <w:rPr>
          <w:rFonts w:ascii="Times New Roman" w:hAnsi="Times New Roman" w:cs="Times New Roman"/>
          <w:sz w:val="24"/>
          <w:szCs w:val="24"/>
        </w:rPr>
        <w:t>видимость определяется на основании разницы высоты линии горизонта и границы неба и дороги. Линия горизонта располагается в месте пересечения наиболее различимых прямых линий (как правило</w:t>
      </w:r>
      <w:r w:rsidR="00101485">
        <w:rPr>
          <w:rFonts w:ascii="Times New Roman" w:hAnsi="Times New Roman" w:cs="Times New Roman"/>
          <w:sz w:val="24"/>
          <w:szCs w:val="24"/>
        </w:rPr>
        <w:t>,</w:t>
      </w:r>
      <w:r w:rsidR="00CE545D">
        <w:rPr>
          <w:rFonts w:ascii="Times New Roman" w:hAnsi="Times New Roman" w:cs="Times New Roman"/>
          <w:sz w:val="24"/>
          <w:szCs w:val="24"/>
        </w:rPr>
        <w:t xml:space="preserve"> линий</w:t>
      </w:r>
      <w:r w:rsidRPr="000E36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дорожной</w:t>
      </w:r>
      <w:r w:rsidR="00CE545D">
        <w:rPr>
          <w:rFonts w:ascii="Times New Roman" w:hAnsi="Times New Roman" w:cs="Times New Roman"/>
          <w:sz w:val="24"/>
          <w:szCs w:val="24"/>
        </w:rPr>
        <w:t xml:space="preserve"> разметки), а граница неба и дороги в результате решения задачи сегмент</w:t>
      </w:r>
      <w:r w:rsidR="00101485">
        <w:rPr>
          <w:rFonts w:ascii="Times New Roman" w:hAnsi="Times New Roman" w:cs="Times New Roman"/>
          <w:sz w:val="24"/>
          <w:szCs w:val="24"/>
        </w:rPr>
        <w:t>ации изображения на небо и дорогу.</w:t>
      </w:r>
      <w:r w:rsidR="00084AE9" w:rsidRPr="00084AE9">
        <w:rPr>
          <w:rFonts w:ascii="Times New Roman" w:hAnsi="Times New Roman" w:cs="Times New Roman"/>
          <w:sz w:val="24"/>
          <w:szCs w:val="24"/>
        </w:rPr>
        <w:t xml:space="preserve"> </w:t>
      </w:r>
      <w:r w:rsidR="00084AE9">
        <w:rPr>
          <w:rFonts w:ascii="Times New Roman" w:hAnsi="Times New Roman" w:cs="Times New Roman"/>
          <w:sz w:val="24"/>
          <w:szCs w:val="24"/>
        </w:rPr>
        <w:t xml:space="preserve">Похожий подход использован в </w:t>
      </w:r>
      <w:r w:rsidR="00084AE9" w:rsidRPr="005C7A3C">
        <w:rPr>
          <w:rFonts w:ascii="Times New Roman" w:hAnsi="Times New Roman" w:cs="Times New Roman"/>
          <w:sz w:val="24"/>
          <w:szCs w:val="24"/>
          <w:highlight w:val="yellow"/>
        </w:rPr>
        <w:t>[8]</w:t>
      </w:r>
      <w:r w:rsidR="00084AE9" w:rsidRPr="00084AE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3957">
        <w:rPr>
          <w:rFonts w:ascii="Times New Roman" w:hAnsi="Times New Roman" w:cs="Times New Roman"/>
          <w:sz w:val="24"/>
          <w:szCs w:val="24"/>
        </w:rPr>
        <w:t xml:space="preserve">В </w:t>
      </w:r>
      <w:r w:rsidR="00084AE9" w:rsidRPr="005C7A3C">
        <w:rPr>
          <w:rFonts w:ascii="Times New Roman" w:hAnsi="Times New Roman" w:cs="Times New Roman"/>
          <w:sz w:val="24"/>
          <w:szCs w:val="24"/>
          <w:highlight w:val="yellow"/>
        </w:rPr>
        <w:t>[9</w:t>
      </w:r>
      <w:r w:rsidR="00AA3957" w:rsidRPr="005C7A3C">
        <w:rPr>
          <w:rFonts w:ascii="Times New Roman" w:hAnsi="Times New Roman" w:cs="Times New Roman"/>
          <w:sz w:val="24"/>
          <w:szCs w:val="24"/>
          <w:highlight w:val="yellow"/>
        </w:rPr>
        <w:t>]</w:t>
      </w:r>
      <w:r w:rsidR="00AA3957" w:rsidRPr="003A5CA8">
        <w:rPr>
          <w:rFonts w:ascii="Times New Roman" w:hAnsi="Times New Roman" w:cs="Times New Roman"/>
          <w:sz w:val="24"/>
          <w:szCs w:val="24"/>
        </w:rPr>
        <w:t xml:space="preserve"> </w:t>
      </w:r>
      <w:r w:rsidR="00AA3957">
        <w:rPr>
          <w:rFonts w:ascii="Times New Roman" w:hAnsi="Times New Roman" w:cs="Times New Roman"/>
          <w:sz w:val="24"/>
          <w:szCs w:val="24"/>
        </w:rPr>
        <w:t>р</w:t>
      </w:r>
      <w:r w:rsidR="003A5CA8">
        <w:rPr>
          <w:rFonts w:ascii="Times New Roman" w:hAnsi="Times New Roman" w:cs="Times New Roman"/>
          <w:sz w:val="24"/>
          <w:szCs w:val="24"/>
        </w:rPr>
        <w:t>ассмотрена задача детектирования тумана на основе анализа особенностей в частотной области.</w:t>
      </w:r>
    </w:p>
    <w:p w:rsidR="00056A18" w:rsidRDefault="00BE72BB" w:rsidP="000E36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Несмотря на то, что туман может препятствовать видимости вулкана, а оценка видимости в некоторых случаях позволила бы значительно улучшить получаемые изображения, методы анализа метеорологической видимости не могут быть применены к решаемой в настоящем исследование задаче</w:t>
      </w:r>
      <w:r w:rsidR="007B1280">
        <w:rPr>
          <w:rFonts w:ascii="Times New Roman" w:hAnsi="Times New Roman" w:cs="Times New Roman"/>
          <w:sz w:val="24"/>
          <w:szCs w:val="24"/>
        </w:rPr>
        <w:t xml:space="preserve"> по ряду причин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10A8E">
        <w:rPr>
          <w:rFonts w:ascii="Times New Roman" w:hAnsi="Times New Roman" w:cs="Times New Roman"/>
          <w:sz w:val="24"/>
          <w:szCs w:val="24"/>
        </w:rPr>
        <w:t>Во-первых</w:t>
      </w:r>
      <w:r w:rsidR="007B1280">
        <w:rPr>
          <w:rFonts w:ascii="Times New Roman" w:hAnsi="Times New Roman" w:cs="Times New Roman"/>
          <w:sz w:val="24"/>
          <w:szCs w:val="24"/>
        </w:rPr>
        <w:t>, камеры наблюдения нацелены преимущественно на сам вулкан и часто не включают предметы ближнего плана, на основе которых можно было бы оценить видимость. Таким образом, видимость носит практически дискретный характер: если есть туман, то на снимке не видно ничего и определить изменение яркости или контраста для точек с разным удалением невозможно. Во-вторых, вулкан находится на значительном удалении от камеры и туман часто не может рассматриваться однородным на таком расстоянии. В-третьих, даже в случае прозрачной атмосферы вулкан может быть</w:t>
      </w:r>
      <w:r w:rsidR="002760A5">
        <w:rPr>
          <w:rFonts w:ascii="Times New Roman" w:hAnsi="Times New Roman" w:cs="Times New Roman"/>
          <w:sz w:val="24"/>
          <w:szCs w:val="24"/>
        </w:rPr>
        <w:t xml:space="preserve"> полностью затянут облаками.</w:t>
      </w:r>
    </w:p>
    <w:p w:rsidR="00E96A65" w:rsidRDefault="00C67E0D" w:rsidP="00700D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другой стороны определени</w:t>
      </w:r>
      <w:r w:rsidR="00D053FB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видимости вулкана может быть рассмотрен</w:t>
      </w:r>
      <w:r w:rsidR="00D053FB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 в рамках</w:t>
      </w:r>
      <w:r w:rsidR="00D053FB">
        <w:rPr>
          <w:rFonts w:ascii="Times New Roman" w:hAnsi="Times New Roman" w:cs="Times New Roman"/>
          <w:sz w:val="24"/>
          <w:szCs w:val="24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</w:rPr>
        <w:t xml:space="preserve"> задачи детектирования изменений на изображениях.</w:t>
      </w:r>
      <w:r w:rsidR="00D053FB">
        <w:rPr>
          <w:rFonts w:ascii="Times New Roman" w:hAnsi="Times New Roman" w:cs="Times New Roman"/>
          <w:sz w:val="24"/>
          <w:szCs w:val="24"/>
        </w:rPr>
        <w:t xml:space="preserve"> В этом случае на снимках вулкана</w:t>
      </w:r>
      <w:r w:rsidR="009D1B1A">
        <w:rPr>
          <w:rFonts w:ascii="Times New Roman" w:hAnsi="Times New Roman" w:cs="Times New Roman"/>
          <w:sz w:val="24"/>
          <w:szCs w:val="24"/>
        </w:rPr>
        <w:t>,</w:t>
      </w:r>
      <w:r w:rsidR="00D053FB">
        <w:rPr>
          <w:rFonts w:ascii="Times New Roman" w:hAnsi="Times New Roman" w:cs="Times New Roman"/>
          <w:sz w:val="24"/>
          <w:szCs w:val="24"/>
        </w:rPr>
        <w:t xml:space="preserve"> каждый пиксель, принадлежащий вулкану</w:t>
      </w:r>
      <w:r w:rsidR="009E4C4D">
        <w:rPr>
          <w:rFonts w:ascii="Times New Roman" w:hAnsi="Times New Roman" w:cs="Times New Roman"/>
          <w:sz w:val="24"/>
          <w:szCs w:val="24"/>
        </w:rPr>
        <w:t>,</w:t>
      </w:r>
      <w:r w:rsidR="00D053FB">
        <w:rPr>
          <w:rFonts w:ascii="Times New Roman" w:hAnsi="Times New Roman" w:cs="Times New Roman"/>
          <w:sz w:val="24"/>
          <w:szCs w:val="24"/>
        </w:rPr>
        <w:t xml:space="preserve"> должен быть отмечен как пиксель фона, а пиксели, принадлежащие закрывающим вулкан облакам как </w:t>
      </w:r>
      <w:r w:rsidR="00D053FB">
        <w:rPr>
          <w:rFonts w:ascii="Times New Roman" w:hAnsi="Times New Roman" w:cs="Times New Roman"/>
          <w:sz w:val="24"/>
          <w:szCs w:val="24"/>
        </w:rPr>
        <w:lastRenderedPageBreak/>
        <w:t>изменивши</w:t>
      </w:r>
      <w:r w:rsidR="005C7A3C">
        <w:rPr>
          <w:rFonts w:ascii="Times New Roman" w:hAnsi="Times New Roman" w:cs="Times New Roman"/>
          <w:sz w:val="24"/>
          <w:szCs w:val="24"/>
        </w:rPr>
        <w:t>е</w:t>
      </w:r>
      <w:r w:rsidR="00D053FB">
        <w:rPr>
          <w:rFonts w:ascii="Times New Roman" w:hAnsi="Times New Roman" w:cs="Times New Roman"/>
          <w:sz w:val="24"/>
          <w:szCs w:val="24"/>
        </w:rPr>
        <w:t>ся, или как пиксел</w:t>
      </w:r>
      <w:r w:rsidR="005C7A3C">
        <w:rPr>
          <w:rFonts w:ascii="Times New Roman" w:hAnsi="Times New Roman" w:cs="Times New Roman"/>
          <w:sz w:val="24"/>
          <w:szCs w:val="24"/>
        </w:rPr>
        <w:t>и</w:t>
      </w:r>
      <w:r w:rsidR="00D053FB">
        <w:rPr>
          <w:rFonts w:ascii="Times New Roman" w:hAnsi="Times New Roman" w:cs="Times New Roman"/>
          <w:sz w:val="24"/>
          <w:szCs w:val="24"/>
        </w:rPr>
        <w:t xml:space="preserve"> переднего плана. </w:t>
      </w:r>
      <w:r w:rsidR="00976D72">
        <w:rPr>
          <w:rFonts w:ascii="Times New Roman" w:hAnsi="Times New Roman" w:cs="Times New Roman"/>
          <w:sz w:val="24"/>
          <w:szCs w:val="24"/>
        </w:rPr>
        <w:t>Для детектирования изменений на изображениях разработаны различные метод</w:t>
      </w:r>
      <w:r w:rsidR="0042622F">
        <w:rPr>
          <w:rFonts w:ascii="Times New Roman" w:hAnsi="Times New Roman" w:cs="Times New Roman"/>
          <w:sz w:val="24"/>
          <w:szCs w:val="24"/>
        </w:rPr>
        <w:t>ы</w:t>
      </w:r>
      <w:r w:rsidR="00976D72">
        <w:rPr>
          <w:rFonts w:ascii="Times New Roman" w:hAnsi="Times New Roman" w:cs="Times New Roman"/>
          <w:sz w:val="24"/>
          <w:szCs w:val="24"/>
        </w:rPr>
        <w:t xml:space="preserve">. Среди них </w:t>
      </w:r>
      <w:r w:rsidR="0042622F">
        <w:rPr>
          <w:rFonts w:ascii="Times New Roman" w:hAnsi="Times New Roman" w:cs="Times New Roman"/>
          <w:sz w:val="24"/>
          <w:szCs w:val="24"/>
        </w:rPr>
        <w:t>те</w:t>
      </w:r>
      <w:r w:rsidR="0086024B">
        <w:rPr>
          <w:rFonts w:ascii="Times New Roman" w:hAnsi="Times New Roman" w:cs="Times New Roman"/>
          <w:sz w:val="24"/>
          <w:szCs w:val="24"/>
        </w:rPr>
        <w:t xml:space="preserve">, в которых рассматривается функция плотности вероятности того, что очередной пиксель принадлежит или не принадлежит фону. Например, в </w:t>
      </w:r>
      <w:r w:rsidR="0086024B" w:rsidRPr="005C7A3C">
        <w:rPr>
          <w:rFonts w:ascii="Times New Roman" w:hAnsi="Times New Roman" w:cs="Times New Roman"/>
          <w:sz w:val="24"/>
          <w:szCs w:val="24"/>
          <w:highlight w:val="yellow"/>
        </w:rPr>
        <w:t>[10]</w:t>
      </w:r>
      <w:r w:rsidR="0086024B" w:rsidRPr="0086024B">
        <w:rPr>
          <w:rFonts w:ascii="Times New Roman" w:hAnsi="Times New Roman" w:cs="Times New Roman"/>
          <w:sz w:val="24"/>
          <w:szCs w:val="24"/>
        </w:rPr>
        <w:t xml:space="preserve"> </w:t>
      </w:r>
      <w:r w:rsidR="0086024B">
        <w:rPr>
          <w:rFonts w:ascii="Times New Roman" w:hAnsi="Times New Roman" w:cs="Times New Roman"/>
          <w:sz w:val="24"/>
          <w:szCs w:val="24"/>
        </w:rPr>
        <w:t>предлагается использовать нормальное распределение вероятности принадлежности точки фону, а параметры распределения вычислять заранее или на основе изображений с неменяющимся фоном.</w:t>
      </w:r>
      <w:r w:rsidR="00757318">
        <w:rPr>
          <w:rFonts w:ascii="Times New Roman" w:hAnsi="Times New Roman" w:cs="Times New Roman"/>
          <w:sz w:val="24"/>
          <w:szCs w:val="24"/>
        </w:rPr>
        <w:t xml:space="preserve"> В </w:t>
      </w:r>
      <w:r w:rsidR="00757318" w:rsidRPr="005C7A3C">
        <w:rPr>
          <w:rFonts w:ascii="Times New Roman" w:hAnsi="Times New Roman" w:cs="Times New Roman"/>
          <w:sz w:val="24"/>
          <w:szCs w:val="24"/>
          <w:highlight w:val="yellow"/>
        </w:rPr>
        <w:t>[11]</w:t>
      </w:r>
      <w:r w:rsidR="00757318" w:rsidRPr="00757318">
        <w:rPr>
          <w:rFonts w:ascii="Times New Roman" w:hAnsi="Times New Roman" w:cs="Times New Roman"/>
          <w:sz w:val="24"/>
          <w:szCs w:val="24"/>
        </w:rPr>
        <w:t xml:space="preserve"> </w:t>
      </w:r>
      <w:r w:rsidR="00757318">
        <w:rPr>
          <w:rFonts w:ascii="Times New Roman" w:hAnsi="Times New Roman" w:cs="Times New Roman"/>
          <w:sz w:val="24"/>
          <w:szCs w:val="24"/>
        </w:rPr>
        <w:t xml:space="preserve">использовано сразу несколько </w:t>
      </w:r>
      <w:r w:rsidR="000B2AF4">
        <w:rPr>
          <w:rFonts w:ascii="Times New Roman" w:hAnsi="Times New Roman" w:cs="Times New Roman"/>
          <w:sz w:val="24"/>
          <w:szCs w:val="24"/>
        </w:rPr>
        <w:t>нормальных</w:t>
      </w:r>
      <w:r w:rsidR="00757318">
        <w:rPr>
          <w:rFonts w:ascii="Times New Roman" w:hAnsi="Times New Roman" w:cs="Times New Roman"/>
          <w:sz w:val="24"/>
          <w:szCs w:val="24"/>
        </w:rPr>
        <w:t xml:space="preserve"> распределений, чтобы описать принадлежность точки фону, что делает задачу детектирования изменений более устойчивой к изменяющемуся фону (вулкан, покрытый и не покрытый снегом, колеблющиеся от ветра деревья и др.).</w:t>
      </w:r>
      <w:r w:rsidR="002C73C2" w:rsidRPr="002C73C2">
        <w:rPr>
          <w:rFonts w:ascii="Times New Roman" w:hAnsi="Times New Roman" w:cs="Times New Roman"/>
          <w:sz w:val="24"/>
          <w:szCs w:val="24"/>
        </w:rPr>
        <w:t xml:space="preserve"> </w:t>
      </w:r>
      <w:r w:rsidR="002C73C2">
        <w:rPr>
          <w:rFonts w:ascii="Times New Roman" w:hAnsi="Times New Roman" w:cs="Times New Roman"/>
          <w:sz w:val="24"/>
          <w:szCs w:val="24"/>
        </w:rPr>
        <w:t xml:space="preserve">Вместо </w:t>
      </w:r>
      <w:r w:rsidR="000B2AF4">
        <w:rPr>
          <w:rFonts w:ascii="Times New Roman" w:hAnsi="Times New Roman" w:cs="Times New Roman"/>
          <w:sz w:val="24"/>
          <w:szCs w:val="24"/>
        </w:rPr>
        <w:t>нормального</w:t>
      </w:r>
      <w:r w:rsidR="002C73C2">
        <w:rPr>
          <w:rFonts w:ascii="Times New Roman" w:hAnsi="Times New Roman" w:cs="Times New Roman"/>
          <w:sz w:val="24"/>
          <w:szCs w:val="24"/>
        </w:rPr>
        <w:t xml:space="preserve"> распределения в </w:t>
      </w:r>
      <w:r w:rsidR="002C73C2" w:rsidRPr="005C7A3C">
        <w:rPr>
          <w:rFonts w:ascii="Times New Roman" w:hAnsi="Times New Roman" w:cs="Times New Roman"/>
          <w:sz w:val="24"/>
          <w:szCs w:val="24"/>
          <w:highlight w:val="yellow"/>
        </w:rPr>
        <w:t>[12]</w:t>
      </w:r>
      <w:r w:rsidR="002C73C2" w:rsidRPr="002C73C2">
        <w:rPr>
          <w:rFonts w:ascii="Times New Roman" w:hAnsi="Times New Roman" w:cs="Times New Roman"/>
          <w:sz w:val="24"/>
          <w:szCs w:val="24"/>
        </w:rPr>
        <w:t xml:space="preserve"> </w:t>
      </w:r>
      <w:r w:rsidR="002C73C2">
        <w:rPr>
          <w:rFonts w:ascii="Times New Roman" w:hAnsi="Times New Roman" w:cs="Times New Roman"/>
          <w:sz w:val="24"/>
          <w:szCs w:val="24"/>
        </w:rPr>
        <w:t>используется сглаживающее ядро для оценки плотности вероятности на основе нескольких последовательных кадров.</w:t>
      </w:r>
      <w:r w:rsidR="002C73C2" w:rsidRPr="002C73C2">
        <w:rPr>
          <w:rFonts w:ascii="Times New Roman" w:hAnsi="Times New Roman" w:cs="Times New Roman"/>
          <w:sz w:val="24"/>
          <w:szCs w:val="24"/>
        </w:rPr>
        <w:t xml:space="preserve"> </w:t>
      </w:r>
      <w:r w:rsidR="005360B0">
        <w:rPr>
          <w:rFonts w:ascii="Times New Roman" w:hAnsi="Times New Roman" w:cs="Times New Roman"/>
          <w:sz w:val="24"/>
          <w:szCs w:val="24"/>
        </w:rPr>
        <w:t xml:space="preserve"> В </w:t>
      </w:r>
      <w:r w:rsidR="005360B0" w:rsidRPr="005C7A3C">
        <w:rPr>
          <w:rFonts w:ascii="Times New Roman" w:hAnsi="Times New Roman" w:cs="Times New Roman"/>
          <w:sz w:val="24"/>
          <w:szCs w:val="24"/>
          <w:highlight w:val="yellow"/>
        </w:rPr>
        <w:t>[1</w:t>
      </w:r>
      <w:r w:rsidR="002C73C2" w:rsidRPr="005C7A3C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="005360B0" w:rsidRPr="005C7A3C">
        <w:rPr>
          <w:rFonts w:ascii="Times New Roman" w:hAnsi="Times New Roman" w:cs="Times New Roman"/>
          <w:sz w:val="24"/>
          <w:szCs w:val="24"/>
          <w:highlight w:val="yellow"/>
        </w:rPr>
        <w:t>]</w:t>
      </w:r>
      <w:r w:rsidR="005360B0" w:rsidRPr="005360B0">
        <w:rPr>
          <w:rFonts w:ascii="Times New Roman" w:hAnsi="Times New Roman" w:cs="Times New Roman"/>
          <w:sz w:val="24"/>
          <w:szCs w:val="24"/>
        </w:rPr>
        <w:t xml:space="preserve"> </w:t>
      </w:r>
      <w:r w:rsidR="005360B0">
        <w:rPr>
          <w:rFonts w:ascii="Times New Roman" w:hAnsi="Times New Roman" w:cs="Times New Roman"/>
          <w:sz w:val="24"/>
          <w:szCs w:val="24"/>
        </w:rPr>
        <w:t>для каждого пикселя фона на обучающих выборках вычисляются минимальное и максимальное значения интенсивности, которые затем используются для классификации точек на фон и передний план.</w:t>
      </w:r>
      <w:r w:rsidR="00685712">
        <w:rPr>
          <w:rFonts w:ascii="Times New Roman" w:hAnsi="Times New Roman" w:cs="Times New Roman"/>
          <w:sz w:val="24"/>
          <w:szCs w:val="24"/>
        </w:rPr>
        <w:t xml:space="preserve"> </w:t>
      </w:r>
      <w:r w:rsidR="006A6B56"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="006A6B56" w:rsidRPr="005C7A3C">
        <w:rPr>
          <w:rFonts w:ascii="Times New Roman" w:hAnsi="Times New Roman" w:cs="Times New Roman"/>
          <w:sz w:val="24"/>
          <w:szCs w:val="24"/>
          <w:highlight w:val="yellow"/>
        </w:rPr>
        <w:t>[14]</w:t>
      </w:r>
      <w:r w:rsidR="006A6B56" w:rsidRPr="006A6B56">
        <w:rPr>
          <w:rFonts w:ascii="Times New Roman" w:hAnsi="Times New Roman" w:cs="Times New Roman"/>
          <w:sz w:val="24"/>
          <w:szCs w:val="24"/>
        </w:rPr>
        <w:t xml:space="preserve"> </w:t>
      </w:r>
      <w:r w:rsidR="006A6B56">
        <w:rPr>
          <w:rFonts w:ascii="Times New Roman" w:hAnsi="Times New Roman" w:cs="Times New Roman"/>
          <w:sz w:val="24"/>
          <w:szCs w:val="24"/>
        </w:rPr>
        <w:t>для точек фона на тренировочных выборках вычисляется от одного до нескольких ключевых цветов, которые они могут принимать. На основе близости значения пикселя к одному из таких цветов принимается решение о наличии или отсутствии изменения пикселя.</w:t>
      </w:r>
      <w:r w:rsidR="00CB35CA">
        <w:rPr>
          <w:rFonts w:ascii="Times New Roman" w:hAnsi="Times New Roman" w:cs="Times New Roman"/>
          <w:sz w:val="24"/>
          <w:szCs w:val="24"/>
        </w:rPr>
        <w:t xml:space="preserve"> Также рассматриваются подходы, работающие на более высоком уровне, чем отдельные пиксели</w:t>
      </w:r>
      <w:r w:rsidR="00447CC2">
        <w:rPr>
          <w:rFonts w:ascii="Times New Roman" w:hAnsi="Times New Roman" w:cs="Times New Roman"/>
          <w:sz w:val="24"/>
          <w:szCs w:val="24"/>
        </w:rPr>
        <w:t>,</w:t>
      </w:r>
      <w:r w:rsidR="00CB35CA">
        <w:rPr>
          <w:rFonts w:ascii="Times New Roman" w:hAnsi="Times New Roman" w:cs="Times New Roman"/>
          <w:sz w:val="24"/>
          <w:szCs w:val="24"/>
        </w:rPr>
        <w:t xml:space="preserve"> </w:t>
      </w:r>
      <w:r w:rsidR="00447CC2">
        <w:rPr>
          <w:rFonts w:ascii="Times New Roman" w:hAnsi="Times New Roman" w:cs="Times New Roman"/>
          <w:sz w:val="24"/>
          <w:szCs w:val="24"/>
        </w:rPr>
        <w:t>н</w:t>
      </w:r>
      <w:r w:rsidR="00CB35CA">
        <w:rPr>
          <w:rFonts w:ascii="Times New Roman" w:hAnsi="Times New Roman" w:cs="Times New Roman"/>
          <w:sz w:val="24"/>
          <w:szCs w:val="24"/>
        </w:rPr>
        <w:t xml:space="preserve">апример </w:t>
      </w:r>
      <w:r w:rsidR="00CB35CA" w:rsidRPr="005C7A3C">
        <w:rPr>
          <w:rFonts w:ascii="Times New Roman" w:hAnsi="Times New Roman" w:cs="Times New Roman"/>
          <w:sz w:val="24"/>
          <w:szCs w:val="24"/>
          <w:highlight w:val="yellow"/>
        </w:rPr>
        <w:t>[15]</w:t>
      </w:r>
      <w:r w:rsidR="00447CC2">
        <w:rPr>
          <w:rFonts w:ascii="Times New Roman" w:hAnsi="Times New Roman" w:cs="Times New Roman"/>
          <w:sz w:val="24"/>
          <w:szCs w:val="24"/>
        </w:rPr>
        <w:t xml:space="preserve">. В работах </w:t>
      </w:r>
      <w:r w:rsidR="00447CC2" w:rsidRPr="005C7A3C">
        <w:rPr>
          <w:rFonts w:ascii="Times New Roman" w:hAnsi="Times New Roman" w:cs="Times New Roman"/>
          <w:sz w:val="24"/>
          <w:szCs w:val="24"/>
          <w:highlight w:val="yellow"/>
        </w:rPr>
        <w:t>[</w:t>
      </w:r>
      <w:r w:rsidR="00401B54" w:rsidRPr="005C7A3C">
        <w:rPr>
          <w:rFonts w:ascii="Times New Roman" w:hAnsi="Times New Roman" w:cs="Times New Roman"/>
          <w:sz w:val="24"/>
          <w:szCs w:val="24"/>
          <w:highlight w:val="yellow"/>
        </w:rPr>
        <w:t>16</w:t>
      </w:r>
      <w:r w:rsidR="00447CC2" w:rsidRPr="005C7A3C">
        <w:rPr>
          <w:rFonts w:ascii="Times New Roman" w:hAnsi="Times New Roman" w:cs="Times New Roman"/>
          <w:sz w:val="24"/>
          <w:szCs w:val="24"/>
          <w:highlight w:val="yellow"/>
        </w:rPr>
        <w:t>]</w:t>
      </w:r>
      <w:r w:rsidR="00447CC2" w:rsidRPr="00447CC2">
        <w:rPr>
          <w:rFonts w:ascii="Times New Roman" w:hAnsi="Times New Roman" w:cs="Times New Roman"/>
          <w:sz w:val="24"/>
          <w:szCs w:val="24"/>
        </w:rPr>
        <w:t xml:space="preserve"> </w:t>
      </w:r>
      <w:r w:rsidR="00447CC2">
        <w:rPr>
          <w:rFonts w:ascii="Times New Roman" w:hAnsi="Times New Roman" w:cs="Times New Roman"/>
          <w:sz w:val="24"/>
          <w:szCs w:val="24"/>
        </w:rPr>
        <w:t xml:space="preserve">и </w:t>
      </w:r>
      <w:r w:rsidR="00447CC2" w:rsidRPr="005C7A3C">
        <w:rPr>
          <w:rFonts w:ascii="Times New Roman" w:hAnsi="Times New Roman" w:cs="Times New Roman"/>
          <w:sz w:val="24"/>
          <w:szCs w:val="24"/>
          <w:highlight w:val="yellow"/>
        </w:rPr>
        <w:t>[</w:t>
      </w:r>
      <w:r w:rsidR="00401B54" w:rsidRPr="005C7A3C">
        <w:rPr>
          <w:rFonts w:ascii="Times New Roman" w:hAnsi="Times New Roman" w:cs="Times New Roman"/>
          <w:sz w:val="24"/>
          <w:szCs w:val="24"/>
          <w:highlight w:val="yellow"/>
        </w:rPr>
        <w:t>17</w:t>
      </w:r>
      <w:r w:rsidR="00447CC2" w:rsidRPr="005C7A3C">
        <w:rPr>
          <w:rFonts w:ascii="Times New Roman" w:hAnsi="Times New Roman" w:cs="Times New Roman"/>
          <w:sz w:val="24"/>
          <w:szCs w:val="24"/>
          <w:highlight w:val="yellow"/>
        </w:rPr>
        <w:t>]</w:t>
      </w:r>
      <w:r w:rsidR="00447CC2" w:rsidRPr="00447CC2">
        <w:rPr>
          <w:rFonts w:ascii="Times New Roman" w:hAnsi="Times New Roman" w:cs="Times New Roman"/>
          <w:sz w:val="24"/>
          <w:szCs w:val="24"/>
        </w:rPr>
        <w:t xml:space="preserve"> </w:t>
      </w:r>
      <w:r w:rsidR="00447CC2">
        <w:rPr>
          <w:rFonts w:ascii="Times New Roman" w:hAnsi="Times New Roman" w:cs="Times New Roman"/>
          <w:sz w:val="24"/>
          <w:szCs w:val="24"/>
        </w:rPr>
        <w:t>представлены подробные обзоры существующих методов оценки изменений на изображениях.</w:t>
      </w:r>
    </w:p>
    <w:p w:rsidR="00A56C31" w:rsidRDefault="009A5169" w:rsidP="00700D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своём большинстве методы детектирования изменений или вычитания фона хорошо работают на видеопоследовательностях, когда для точек фона </w:t>
      </w:r>
      <w:r w:rsidR="00DB13DB">
        <w:rPr>
          <w:rFonts w:ascii="Times New Roman" w:hAnsi="Times New Roman" w:cs="Times New Roman"/>
          <w:sz w:val="24"/>
          <w:szCs w:val="24"/>
        </w:rPr>
        <w:t xml:space="preserve">характерно </w:t>
      </w:r>
      <w:r>
        <w:rPr>
          <w:rFonts w:ascii="Times New Roman" w:hAnsi="Times New Roman" w:cs="Times New Roman"/>
          <w:sz w:val="24"/>
          <w:szCs w:val="24"/>
        </w:rPr>
        <w:t xml:space="preserve">большее постоянство, чем для точек переднего плана, а камера хорошо зафиксирована. </w:t>
      </w:r>
      <w:r w:rsidR="001D3A23">
        <w:rPr>
          <w:rFonts w:ascii="Times New Roman" w:hAnsi="Times New Roman" w:cs="Times New Roman"/>
          <w:sz w:val="24"/>
          <w:szCs w:val="24"/>
        </w:rPr>
        <w:t xml:space="preserve">Для изображений вулканов этого достичь невозможно. </w:t>
      </w:r>
      <w:r w:rsidR="00333B15">
        <w:rPr>
          <w:rFonts w:ascii="Times New Roman" w:hAnsi="Times New Roman" w:cs="Times New Roman"/>
          <w:sz w:val="24"/>
          <w:szCs w:val="24"/>
        </w:rPr>
        <w:t>Количество</w:t>
      </w:r>
      <w:r w:rsidR="001D3A23">
        <w:rPr>
          <w:rFonts w:ascii="Times New Roman" w:hAnsi="Times New Roman" w:cs="Times New Roman"/>
          <w:sz w:val="24"/>
          <w:szCs w:val="24"/>
        </w:rPr>
        <w:t xml:space="preserve"> снимков, на которых вулкан вид</w:t>
      </w:r>
      <w:r w:rsidR="00333B15">
        <w:rPr>
          <w:rFonts w:ascii="Times New Roman" w:hAnsi="Times New Roman" w:cs="Times New Roman"/>
          <w:sz w:val="24"/>
          <w:szCs w:val="24"/>
        </w:rPr>
        <w:t>ен</w:t>
      </w:r>
      <w:r w:rsidR="001D3A23">
        <w:rPr>
          <w:rFonts w:ascii="Times New Roman" w:hAnsi="Times New Roman" w:cs="Times New Roman"/>
          <w:sz w:val="24"/>
          <w:szCs w:val="24"/>
        </w:rPr>
        <w:t xml:space="preserve"> и на которых он не </w:t>
      </w:r>
      <w:r w:rsidR="00333B15">
        <w:rPr>
          <w:rFonts w:ascii="Times New Roman" w:hAnsi="Times New Roman" w:cs="Times New Roman"/>
          <w:sz w:val="24"/>
          <w:szCs w:val="24"/>
        </w:rPr>
        <w:t>виден,</w:t>
      </w:r>
      <w:r w:rsidR="001D3A23">
        <w:rPr>
          <w:rFonts w:ascii="Times New Roman" w:hAnsi="Times New Roman" w:cs="Times New Roman"/>
          <w:sz w:val="24"/>
          <w:szCs w:val="24"/>
        </w:rPr>
        <w:t xml:space="preserve"> </w:t>
      </w:r>
      <w:r w:rsidR="00333B15">
        <w:rPr>
          <w:rFonts w:ascii="Times New Roman" w:hAnsi="Times New Roman" w:cs="Times New Roman"/>
          <w:sz w:val="24"/>
          <w:szCs w:val="24"/>
        </w:rPr>
        <w:t xml:space="preserve">имеет одинаковый порядок. При этом переход между хорошей и плохой видимостью может быть как </w:t>
      </w:r>
      <w:r w:rsidR="00BD361F">
        <w:rPr>
          <w:rFonts w:ascii="Times New Roman" w:hAnsi="Times New Roman" w:cs="Times New Roman"/>
          <w:sz w:val="24"/>
          <w:szCs w:val="24"/>
        </w:rPr>
        <w:t>медленным, так и быстрым. Это не позволяет строить адаптивную модель фона, а использование постоянного изображения фона не позволяет распознавать фоновые точки, так как</w:t>
      </w:r>
      <w:r w:rsidR="00D079F3">
        <w:rPr>
          <w:rFonts w:ascii="Times New Roman" w:hAnsi="Times New Roman" w:cs="Times New Roman"/>
          <w:sz w:val="24"/>
          <w:szCs w:val="24"/>
        </w:rPr>
        <w:t xml:space="preserve"> пиксели на</w:t>
      </w:r>
      <w:r w:rsidR="00BD361F">
        <w:rPr>
          <w:rFonts w:ascii="Times New Roman" w:hAnsi="Times New Roman" w:cs="Times New Roman"/>
          <w:sz w:val="24"/>
          <w:szCs w:val="24"/>
        </w:rPr>
        <w:t xml:space="preserve"> изображени</w:t>
      </w:r>
      <w:r w:rsidR="00D079F3">
        <w:rPr>
          <w:rFonts w:ascii="Times New Roman" w:hAnsi="Times New Roman" w:cs="Times New Roman"/>
          <w:sz w:val="24"/>
          <w:szCs w:val="24"/>
        </w:rPr>
        <w:t>ях</w:t>
      </w:r>
      <w:r w:rsidR="00BD361F">
        <w:rPr>
          <w:rFonts w:ascii="Times New Roman" w:hAnsi="Times New Roman" w:cs="Times New Roman"/>
          <w:sz w:val="24"/>
          <w:szCs w:val="24"/>
        </w:rPr>
        <w:t xml:space="preserve"> вулкана, полученны</w:t>
      </w:r>
      <w:r w:rsidR="00D079F3">
        <w:rPr>
          <w:rFonts w:ascii="Times New Roman" w:hAnsi="Times New Roman" w:cs="Times New Roman"/>
          <w:sz w:val="24"/>
          <w:szCs w:val="24"/>
        </w:rPr>
        <w:t>х</w:t>
      </w:r>
      <w:r w:rsidR="00BD361F">
        <w:rPr>
          <w:rFonts w:ascii="Times New Roman" w:hAnsi="Times New Roman" w:cs="Times New Roman"/>
          <w:sz w:val="24"/>
          <w:szCs w:val="24"/>
        </w:rPr>
        <w:t xml:space="preserve"> при разных условиях освещённости, в разную погоду и время года, могут отличаться</w:t>
      </w:r>
      <w:r w:rsidR="00D079F3">
        <w:rPr>
          <w:rFonts w:ascii="Times New Roman" w:hAnsi="Times New Roman" w:cs="Times New Roman"/>
          <w:sz w:val="24"/>
          <w:szCs w:val="24"/>
        </w:rPr>
        <w:t xml:space="preserve"> друг от друга</w:t>
      </w:r>
      <w:r w:rsidR="00BD361F">
        <w:rPr>
          <w:rFonts w:ascii="Times New Roman" w:hAnsi="Times New Roman" w:cs="Times New Roman"/>
          <w:sz w:val="24"/>
          <w:szCs w:val="24"/>
        </w:rPr>
        <w:t xml:space="preserve"> сильнее, чем </w:t>
      </w:r>
      <w:r w:rsidR="00D079F3">
        <w:rPr>
          <w:rFonts w:ascii="Times New Roman" w:hAnsi="Times New Roman" w:cs="Times New Roman"/>
          <w:sz w:val="24"/>
          <w:szCs w:val="24"/>
        </w:rPr>
        <w:t>от пикселей, принадлежащих перекрывающим вулкан облакам</w:t>
      </w:r>
      <w:r w:rsidR="00BD361F">
        <w:rPr>
          <w:rFonts w:ascii="Times New Roman" w:hAnsi="Times New Roman" w:cs="Times New Roman"/>
          <w:sz w:val="24"/>
          <w:szCs w:val="24"/>
        </w:rPr>
        <w:t>.</w:t>
      </w:r>
      <w:r w:rsidR="007C4F4A">
        <w:rPr>
          <w:rFonts w:ascii="Times New Roman" w:hAnsi="Times New Roman" w:cs="Times New Roman"/>
          <w:sz w:val="24"/>
          <w:szCs w:val="24"/>
        </w:rPr>
        <w:t xml:space="preserve"> Также анализ последовательностей изображений, получаемых с камер, наблюдающих за вулканами, выявил сдвиги между снимками в десятки пикселей, что может объясняться воздействием внешних факторов. Это также усложняет возможность применения методов детектирования изменений для рассматриваемой задачи.</w:t>
      </w:r>
    </w:p>
    <w:p w:rsidR="00EE4E45" w:rsidRDefault="006D7E28" w:rsidP="00E74983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Определение видимости вулкана также может быть рассмотрено в контексте решения задачи распознавания. В этом случае необходимо выделить особенности, свойственные вулкану за которым идут наблюдения, и пытаться обнаружить их на поступающих снимках.</w:t>
      </w:r>
      <w:r w:rsidR="00E74983">
        <w:rPr>
          <w:rFonts w:ascii="Times New Roman" w:hAnsi="Times New Roman" w:cs="Times New Roman"/>
          <w:sz w:val="24"/>
          <w:szCs w:val="24"/>
        </w:rPr>
        <w:t xml:space="preserve"> Использование особых точек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4983" w:rsidRPr="005C7A3C">
        <w:rPr>
          <w:rFonts w:ascii="Times New Roman" w:eastAsiaTheme="minorEastAsia" w:hAnsi="Times New Roman" w:cs="Times New Roman"/>
          <w:sz w:val="24"/>
          <w:szCs w:val="24"/>
          <w:highlight w:val="yellow"/>
        </w:rPr>
        <w:t>[18, 19, 20]</w:t>
      </w:r>
      <w:r w:rsidR="00E74983">
        <w:rPr>
          <w:rFonts w:ascii="Times New Roman" w:eastAsiaTheme="minorEastAsia" w:hAnsi="Times New Roman" w:cs="Times New Roman"/>
          <w:sz w:val="24"/>
          <w:szCs w:val="24"/>
        </w:rPr>
        <w:t xml:space="preserve"> в качестве таких особенностей не принесло положительного результата, так как окрестности особых точек, на основе которых выстраиваются дескрипторы особенностей, могут сильно отличаться в зависимости от погодных условий, освещения и наличия снега. </w:t>
      </w:r>
    </w:p>
    <w:p w:rsidR="00DA3367" w:rsidRPr="002204F5" w:rsidRDefault="00E74983" w:rsidP="00E74983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Значительно более удачной особенностью оказались контуры на изображениях вулканов. </w:t>
      </w:r>
      <w:r w:rsidR="00DA3367" w:rsidRPr="00DA3367">
        <w:rPr>
          <w:rFonts w:ascii="Times New Roman" w:eastAsiaTheme="minorEastAsia" w:hAnsi="Times New Roman" w:cs="Times New Roman"/>
          <w:sz w:val="24"/>
          <w:szCs w:val="24"/>
        </w:rPr>
        <w:t>Контуры хребтов горы, образующей вулкан остаются постоянными независимо от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влияния внешних факторов на протяжении многих лет. В работе </w:t>
      </w:r>
      <w:r w:rsidRPr="005C7A3C">
        <w:rPr>
          <w:rFonts w:ascii="Times New Roman" w:eastAsiaTheme="minorEastAsia" w:hAnsi="Times New Roman" w:cs="Times New Roman"/>
          <w:sz w:val="24"/>
          <w:szCs w:val="24"/>
          <w:highlight w:val="yellow"/>
        </w:rPr>
        <w:t>[21]</w:t>
      </w:r>
      <w:r w:rsidRPr="00E749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описан алгоритм определения видимости вулканов на основе анализа его контуров</w:t>
      </w:r>
      <w:r w:rsidR="005C7A3C">
        <w:rPr>
          <w:rFonts w:ascii="Times New Roman" w:eastAsiaTheme="minorEastAsia" w:hAnsi="Times New Roman" w:cs="Times New Roman"/>
          <w:sz w:val="24"/>
          <w:szCs w:val="24"/>
        </w:rPr>
        <w:t>, заданных дискретной картой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204F5">
        <w:rPr>
          <w:rFonts w:ascii="Times New Roman" w:eastAsiaTheme="minorEastAsia" w:hAnsi="Times New Roman" w:cs="Times New Roman"/>
          <w:sz w:val="24"/>
          <w:szCs w:val="24"/>
        </w:rPr>
        <w:t xml:space="preserve"> Для сравнения контуров в </w:t>
      </w:r>
      <w:r w:rsidR="002204F5" w:rsidRPr="005C7A3C">
        <w:rPr>
          <w:rFonts w:ascii="Times New Roman" w:eastAsiaTheme="minorEastAsia" w:hAnsi="Times New Roman" w:cs="Times New Roman"/>
          <w:sz w:val="24"/>
          <w:szCs w:val="24"/>
          <w:highlight w:val="yellow"/>
        </w:rPr>
        <w:t>[21]</w:t>
      </w:r>
      <w:r w:rsidR="002204F5" w:rsidRPr="002204F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204F5">
        <w:rPr>
          <w:rFonts w:ascii="Times New Roman" w:eastAsiaTheme="minorEastAsia" w:hAnsi="Times New Roman" w:cs="Times New Roman"/>
          <w:sz w:val="24"/>
          <w:szCs w:val="24"/>
        </w:rPr>
        <w:t>использованы карты расстояний, что приводит к ложным сопоставлениям в зонах пересечения контуров и не накладывает ограничения на многократное сопоставление контура на одном изображении с несколькими контурами на другом. В настоящей работе для устранения этих недостатков используется параметрическое представление контуров и предлагается алгоритм для их сравнения.</w:t>
      </w:r>
    </w:p>
    <w:p w:rsidR="002204F5" w:rsidRDefault="002204F5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26D4D" w:rsidRPr="000B52CD" w:rsidRDefault="00FC6ABA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lastRenderedPageBreak/>
        <w:t>2. Анализ контуров</w:t>
      </w:r>
    </w:p>
    <w:p w:rsidR="00586EFF" w:rsidRDefault="00333B89" w:rsidP="00D80B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 xml:space="preserve">2.1. </w:t>
      </w:r>
      <w:r w:rsidR="005250D3" w:rsidRPr="000B52CD">
        <w:rPr>
          <w:rFonts w:ascii="Times New Roman" w:hAnsi="Times New Roman" w:cs="Times New Roman"/>
          <w:b/>
          <w:sz w:val="24"/>
          <w:szCs w:val="24"/>
        </w:rPr>
        <w:t>Построение</w:t>
      </w:r>
      <w:r w:rsidR="00520685" w:rsidRPr="000B52CD">
        <w:rPr>
          <w:rFonts w:ascii="Times New Roman" w:hAnsi="Times New Roman" w:cs="Times New Roman"/>
          <w:b/>
          <w:sz w:val="24"/>
          <w:szCs w:val="24"/>
        </w:rPr>
        <w:t xml:space="preserve"> параметрических контуров</w:t>
      </w:r>
      <w:r w:rsidR="00AC54DD" w:rsidRPr="000B52CD">
        <w:rPr>
          <w:rFonts w:ascii="Times New Roman" w:hAnsi="Times New Roman" w:cs="Times New Roman"/>
          <w:sz w:val="24"/>
          <w:szCs w:val="24"/>
        </w:rPr>
        <w:t>.</w:t>
      </w:r>
      <w:r w:rsidR="00D21C47">
        <w:rPr>
          <w:rFonts w:ascii="Times New Roman" w:hAnsi="Times New Roman" w:cs="Times New Roman"/>
          <w:sz w:val="24"/>
          <w:szCs w:val="24"/>
        </w:rPr>
        <w:t xml:space="preserve"> Будем представлять контуры на изображении вулкана в виде ломаных линий с возможностью ветвления в вершинах. </w:t>
      </w:r>
      <w:r w:rsidR="00AC54DD" w:rsidRPr="000B52CD">
        <w:rPr>
          <w:rFonts w:ascii="Times New Roman" w:hAnsi="Times New Roman" w:cs="Times New Roman"/>
          <w:sz w:val="24"/>
          <w:szCs w:val="24"/>
        </w:rPr>
        <w:t xml:space="preserve"> </w:t>
      </w:r>
      <w:r w:rsidR="009D0126">
        <w:rPr>
          <w:rFonts w:ascii="Times New Roman" w:hAnsi="Times New Roman" w:cs="Times New Roman"/>
          <w:sz w:val="24"/>
          <w:szCs w:val="24"/>
        </w:rPr>
        <w:t xml:space="preserve">Для </w:t>
      </w:r>
      <w:r w:rsidR="00D21C47">
        <w:rPr>
          <w:rFonts w:ascii="Times New Roman" w:hAnsi="Times New Roman" w:cs="Times New Roman"/>
          <w:sz w:val="24"/>
          <w:szCs w:val="24"/>
        </w:rPr>
        <w:t>получения такого представления</w:t>
      </w:r>
      <w:r w:rsidR="00586EFF">
        <w:rPr>
          <w:rFonts w:ascii="Times New Roman" w:hAnsi="Times New Roman" w:cs="Times New Roman"/>
          <w:sz w:val="24"/>
          <w:szCs w:val="24"/>
        </w:rPr>
        <w:t>,</w:t>
      </w:r>
      <w:r w:rsidR="00D21C47">
        <w:rPr>
          <w:rFonts w:ascii="Times New Roman" w:hAnsi="Times New Roman" w:cs="Times New Roman"/>
          <w:sz w:val="24"/>
          <w:szCs w:val="24"/>
        </w:rPr>
        <w:t xml:space="preserve"> необходимо построить дискретную карту контуров</w:t>
      </w:r>
      <w:r w:rsidR="002B6B00" w:rsidRPr="002B6B00">
        <w:rPr>
          <w:rFonts w:ascii="Times New Roman" w:hAnsi="Times New Roman" w:cs="Times New Roman"/>
          <w:sz w:val="24"/>
          <w:szCs w:val="24"/>
        </w:rPr>
        <w:t xml:space="preserve"> (</w:t>
      </w:r>
      <w:r w:rsidR="002B6B00" w:rsidRPr="00586EFF">
        <w:rPr>
          <w:rFonts w:ascii="Times New Roman" w:hAnsi="Times New Roman" w:cs="Times New Roman"/>
          <w:sz w:val="24"/>
          <w:szCs w:val="24"/>
          <w:highlight w:val="yellow"/>
        </w:rPr>
        <w:t>рис. 1а</w:t>
      </w:r>
      <w:r w:rsidR="002B6B00" w:rsidRPr="002B6B00">
        <w:rPr>
          <w:rFonts w:ascii="Times New Roman" w:hAnsi="Times New Roman" w:cs="Times New Roman"/>
          <w:sz w:val="24"/>
          <w:szCs w:val="24"/>
        </w:rPr>
        <w:t>)</w:t>
      </w:r>
      <w:r w:rsidR="00D21C47">
        <w:rPr>
          <w:rFonts w:ascii="Times New Roman" w:hAnsi="Times New Roman" w:cs="Times New Roman"/>
          <w:sz w:val="24"/>
          <w:szCs w:val="24"/>
        </w:rPr>
        <w:t>, воспользовавшись одним из известных методов</w:t>
      </w:r>
      <w:r w:rsidR="009D0126">
        <w:rPr>
          <w:rFonts w:ascii="Times New Roman" w:hAnsi="Times New Roman" w:cs="Times New Roman"/>
          <w:sz w:val="24"/>
          <w:szCs w:val="24"/>
        </w:rPr>
        <w:t xml:space="preserve"> </w:t>
      </w:r>
      <w:r w:rsidR="009D0126" w:rsidRPr="00D21C47">
        <w:rPr>
          <w:rFonts w:ascii="Times New Roman" w:hAnsi="Times New Roman" w:cs="Times New Roman"/>
          <w:sz w:val="24"/>
          <w:szCs w:val="24"/>
        </w:rPr>
        <w:t>[</w:t>
      </w:r>
      <w:r w:rsidR="009D0126" w:rsidRPr="009D0126">
        <w:rPr>
          <w:rFonts w:ascii="Times New Roman" w:hAnsi="Times New Roman" w:cs="Times New Roman"/>
          <w:sz w:val="24"/>
          <w:szCs w:val="24"/>
        </w:rPr>
        <w:t>1, 2, 3</w:t>
      </w:r>
      <w:r w:rsidR="009D0126" w:rsidRPr="00D21C47">
        <w:rPr>
          <w:rFonts w:ascii="Times New Roman" w:hAnsi="Times New Roman" w:cs="Times New Roman"/>
          <w:sz w:val="24"/>
          <w:szCs w:val="24"/>
        </w:rPr>
        <w:t>].</w:t>
      </w:r>
    </w:p>
    <w:p w:rsidR="002B6B00" w:rsidRDefault="002B6B00" w:rsidP="002B6B00">
      <w:pPr>
        <w:keepNext/>
        <w:spacing w:after="0" w:line="24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980940"/>
            <wp:effectExtent l="19050" t="0" r="3175" b="0"/>
            <wp:docPr id="1" name="Рисунок 0" descr="ris_1_edges_depth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_1_edges_depth_search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FF" w:rsidRPr="002B6B00" w:rsidRDefault="002B6B00" w:rsidP="002B6B00">
      <w:pPr>
        <w:pStyle w:val="a6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C261F2">
        <w:rPr>
          <w:rFonts w:ascii="Times New Roman" w:hAnsi="Times New Roman" w:cs="Times New Roman"/>
          <w:color w:val="auto"/>
          <w:sz w:val="24"/>
          <w:szCs w:val="24"/>
        </w:rPr>
        <w:t xml:space="preserve">Рис. </w:t>
      </w:r>
      <w:r w:rsidR="006A513B" w:rsidRPr="00C261F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261F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Рис. \* ARABIC </w:instrText>
      </w:r>
      <w:r w:rsidR="006A513B" w:rsidRPr="00C261F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82CA8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="006A513B" w:rsidRPr="00C261F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261F2">
        <w:rPr>
          <w:rFonts w:ascii="Times New Roman" w:hAnsi="Times New Roman" w:cs="Times New Roman"/>
          <w:color w:val="auto"/>
          <w:sz w:val="24"/>
          <w:szCs w:val="24"/>
        </w:rPr>
        <w:t>:</w:t>
      </w:r>
      <w:r w:rsidRPr="002B6B00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а </w:t>
      </w:r>
      <w:r w:rsidRPr="002B6B00">
        <w:rPr>
          <w:rFonts w:ascii="Times New Roman" w:hAnsi="Times New Roman" w:cs="Times New Roman"/>
          <w:b w:val="0"/>
          <w:color w:val="auto"/>
          <w:sz w:val="24"/>
          <w:szCs w:val="24"/>
        </w:rPr>
        <w:softHyphen/>
        <w:t>– дискретное представление контуров, б – приоритет направлений обхода контуров в глубину, в – выделение конечных точек и точек ветвление.</w:t>
      </w:r>
    </w:p>
    <w:p w:rsidR="00D5278B" w:rsidRDefault="00232C3F" w:rsidP="00BC18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дискретной карте границ необходимо выделить последовательности пикселей между точками ветвлений и концами контуров. Для этого построим граф, вершинами в котором</w:t>
      </w:r>
      <w:r w:rsidR="00C1707F" w:rsidRPr="00C1707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являются пиксели границ, а рёбрами соединяются пиксели, имеющие общую сторону или угол</w:t>
      </w:r>
      <w:r w:rsidR="00C23CF1">
        <w:rPr>
          <w:rFonts w:ascii="Times New Roman" w:hAnsi="Times New Roman" w:cs="Times New Roman"/>
          <w:sz w:val="24"/>
          <w:szCs w:val="24"/>
        </w:rPr>
        <w:t>. Найдём точки ветвления и конечные точки согласно следующему алгоритму:</w:t>
      </w:r>
    </w:p>
    <w:p w:rsidR="00C23CF1" w:rsidRDefault="00C23CF1" w:rsidP="00C23CF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Обходим</w:t>
      </w:r>
      <w:r w:rsidR="00102A6B">
        <w:rPr>
          <w:rFonts w:ascii="Times New Roman" w:hAnsi="Times New Roman" w:cs="Times New Roman"/>
          <w:sz w:val="24"/>
          <w:szCs w:val="24"/>
        </w:rPr>
        <w:t xml:space="preserve"> </w:t>
      </w:r>
      <w:r w:rsidR="0014294C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102A6B">
        <w:rPr>
          <w:rFonts w:ascii="Times New Roman" w:hAnsi="Times New Roman" w:cs="Times New Roman"/>
          <w:sz w:val="24"/>
          <w:szCs w:val="24"/>
        </w:rPr>
        <w:t>графа,</w:t>
      </w:r>
      <w:r w:rsidR="000A356E">
        <w:rPr>
          <w:rFonts w:ascii="Times New Roman" w:hAnsi="Times New Roman" w:cs="Times New Roman"/>
          <w:sz w:val="24"/>
          <w:szCs w:val="24"/>
        </w:rPr>
        <w:t xml:space="preserve"> используя поиск в глубину и порядок выбора дочерних узлов, показанный на </w:t>
      </w:r>
      <w:r w:rsidR="000A356E" w:rsidRPr="000D0968">
        <w:rPr>
          <w:rFonts w:ascii="Times New Roman" w:hAnsi="Times New Roman" w:cs="Times New Roman"/>
          <w:sz w:val="24"/>
          <w:szCs w:val="24"/>
          <w:highlight w:val="yellow"/>
        </w:rPr>
        <w:t>рис. 1б</w:t>
      </w:r>
      <w:r w:rsidR="000A356E">
        <w:rPr>
          <w:rFonts w:ascii="Times New Roman" w:hAnsi="Times New Roman" w:cs="Times New Roman"/>
          <w:sz w:val="24"/>
          <w:szCs w:val="24"/>
        </w:rPr>
        <w:t>.</w:t>
      </w:r>
      <w:r w:rsidR="00CF744F">
        <w:rPr>
          <w:rFonts w:ascii="Times New Roman" w:hAnsi="Times New Roman" w:cs="Times New Roman"/>
          <w:sz w:val="24"/>
          <w:szCs w:val="24"/>
        </w:rPr>
        <w:t xml:space="preserve"> </w:t>
      </w:r>
      <w:r w:rsidR="009B10FD">
        <w:rPr>
          <w:rFonts w:ascii="Times New Roman" w:hAnsi="Times New Roman" w:cs="Times New Roman"/>
          <w:sz w:val="24"/>
          <w:szCs w:val="24"/>
        </w:rPr>
        <w:t>Для вершин, имеющих более одной дочерней ветви: ветви, имеющие только одну вершину, удаляем из графа и, если осталось больше одной дочерней ветви, помечаем вершину как точку ветвления.</w:t>
      </w:r>
    </w:p>
    <w:p w:rsidR="009B10FD" w:rsidRDefault="0014294C" w:rsidP="00C23CF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компонент графа, не имеющих точек ветвления, помечаем точкой ветвления произвольную вершину.</w:t>
      </w:r>
    </w:p>
    <w:p w:rsidR="0014294C" w:rsidRDefault="00345CD8" w:rsidP="00C23CF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Обходим все вершины графа, используя поиск в ширину. При этом поиск начинается одновременно из размеченных точек ветвления, а указатели на родительские вершины</w:t>
      </w:r>
      <w:r w:rsidR="00272983">
        <w:rPr>
          <w:rFonts w:ascii="Times New Roman" w:hAnsi="Times New Roman" w:cs="Times New Roman"/>
          <w:sz w:val="24"/>
          <w:szCs w:val="24"/>
        </w:rPr>
        <w:t xml:space="preserve"> (те, из которых был произведён переход в текущую вершину)</w:t>
      </w:r>
      <w:r>
        <w:rPr>
          <w:rFonts w:ascii="Times New Roman" w:hAnsi="Times New Roman" w:cs="Times New Roman"/>
          <w:sz w:val="24"/>
          <w:szCs w:val="24"/>
        </w:rPr>
        <w:t xml:space="preserve"> сохраняются, чтобы можно было восстановить путь.</w:t>
      </w:r>
    </w:p>
    <w:p w:rsidR="00345CD8" w:rsidRDefault="00345CD8" w:rsidP="00C23CF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Вершины, на которых был закончен поиск в ширину, помечаются как конечные.</w:t>
      </w:r>
    </w:p>
    <w:p w:rsidR="0083779C" w:rsidRDefault="0083779C" w:rsidP="00C23CF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сохранённых указателей на родительские вершины восстанавливаются цепочки пикселей между конечными точками и точками ветвления.</w:t>
      </w:r>
    </w:p>
    <w:p w:rsidR="0083779C" w:rsidRPr="00C23CF1" w:rsidRDefault="0083779C" w:rsidP="00C23CF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Цепочки пикселей, имеющих связанные конечные вершины, объединяются.</w:t>
      </w:r>
    </w:p>
    <w:p w:rsidR="00D5278B" w:rsidRDefault="00FA5A93" w:rsidP="00BC183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применения </w:t>
      </w:r>
      <w:r w:rsidR="0083779C">
        <w:rPr>
          <w:rFonts w:ascii="Times New Roman" w:hAnsi="Times New Roman" w:cs="Times New Roman"/>
          <w:sz w:val="24"/>
          <w:szCs w:val="24"/>
        </w:rPr>
        <w:t xml:space="preserve">алгоритма представлен на </w:t>
      </w:r>
      <w:r w:rsidR="0083779C" w:rsidRPr="000D0968">
        <w:rPr>
          <w:rFonts w:ascii="Times New Roman" w:hAnsi="Times New Roman" w:cs="Times New Roman"/>
          <w:sz w:val="24"/>
          <w:szCs w:val="24"/>
          <w:highlight w:val="yellow"/>
        </w:rPr>
        <w:t>рис. 1в</w:t>
      </w:r>
      <w:r w:rsidR="0083779C">
        <w:rPr>
          <w:rFonts w:ascii="Times New Roman" w:hAnsi="Times New Roman" w:cs="Times New Roman"/>
          <w:sz w:val="24"/>
          <w:szCs w:val="24"/>
        </w:rPr>
        <w:t>. Крестами помечены точки ветвления, а кругами конечные точки.</w:t>
      </w:r>
    </w:p>
    <w:p w:rsidR="00FA5A93" w:rsidRDefault="00C40095" w:rsidP="00FA5A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Цепочки пикселей, полученные в результате выполнения описанного алгоритма, заменяются ломаными линиями. </w:t>
      </w:r>
      <w:r w:rsidR="000D0968">
        <w:rPr>
          <w:rFonts w:ascii="Times New Roman" w:hAnsi="Times New Roman" w:cs="Times New Roman"/>
          <w:sz w:val="24"/>
          <w:szCs w:val="24"/>
        </w:rPr>
        <w:t xml:space="preserve">Замена заключается в рекурсивном разбиении прямой линии, соединяющей начальный и конечный пиксель цепочки на отрезки. Точка разбиение выбирается в пикселе, расстояние от которого до линии максимально, если это расстояние превышает порог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="000D0968">
        <w:rPr>
          <w:rFonts w:ascii="Times New Roman" w:eastAsiaTheme="minorEastAsia" w:hAnsi="Times New Roman" w:cs="Times New Roman"/>
          <w:sz w:val="24"/>
          <w:szCs w:val="24"/>
        </w:rPr>
        <w:t xml:space="preserve">. Пример построения ломаной линии по цепочке пикселей представлен на </w:t>
      </w:r>
      <w:r w:rsidR="000D0968" w:rsidRPr="00C261F2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2а</w:t>
      </w:r>
      <w:r w:rsidR="000D0968">
        <w:rPr>
          <w:rFonts w:ascii="Times New Roman" w:eastAsiaTheme="minorEastAsia" w:hAnsi="Times New Roman" w:cs="Times New Roman"/>
          <w:sz w:val="24"/>
          <w:szCs w:val="24"/>
        </w:rPr>
        <w:t xml:space="preserve">, а результат построения параметрических границ на </w:t>
      </w:r>
      <w:r w:rsidR="000D0968" w:rsidRPr="00C261F2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2б</w:t>
      </w:r>
      <w:r w:rsidR="000D096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C261F2" w:rsidRDefault="00C261F2" w:rsidP="00C261F2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80818" cy="2059032"/>
            <wp:effectExtent l="19050" t="0" r="5632" b="0"/>
            <wp:docPr id="2" name="Рисунок 1" descr="ris_2_l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_2_line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401" cy="20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9C" w:rsidRPr="00C261F2" w:rsidRDefault="00C261F2" w:rsidP="00C261F2">
      <w:pPr>
        <w:pStyle w:val="a6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C261F2">
        <w:rPr>
          <w:rFonts w:ascii="Times New Roman" w:hAnsi="Times New Roman" w:cs="Times New Roman"/>
          <w:color w:val="auto"/>
          <w:sz w:val="24"/>
          <w:szCs w:val="24"/>
        </w:rPr>
        <w:t xml:space="preserve">Рис. </w:t>
      </w:r>
      <w:r w:rsidR="006A513B" w:rsidRPr="00C261F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C261F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Рис. \* ARABIC </w:instrText>
      </w:r>
      <w:r w:rsidR="006A513B" w:rsidRPr="00C261F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82CA8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="006A513B" w:rsidRPr="00C261F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C261F2">
        <w:rPr>
          <w:rFonts w:ascii="Times New Roman" w:hAnsi="Times New Roman" w:cs="Times New Roman"/>
          <w:color w:val="auto"/>
          <w:sz w:val="24"/>
          <w:szCs w:val="24"/>
        </w:rPr>
        <w:t>:</w:t>
      </w:r>
      <w:r w:rsidRPr="00C261F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а – рекурсивное построение ломаных линий, б – параметрические границы на изображении вулкана.</w:t>
      </w:r>
    </w:p>
    <w:p w:rsidR="00EF5197" w:rsidRPr="009D0126" w:rsidRDefault="00EF5197" w:rsidP="00D80B4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2CC4" w:rsidRPr="00045E0C" w:rsidRDefault="00520685" w:rsidP="002F64F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 xml:space="preserve">2.2. </w:t>
      </w:r>
      <w:r w:rsidR="005250D3" w:rsidRPr="000B52CD">
        <w:rPr>
          <w:rFonts w:ascii="Times New Roman" w:hAnsi="Times New Roman" w:cs="Times New Roman"/>
          <w:b/>
          <w:sz w:val="24"/>
          <w:szCs w:val="24"/>
        </w:rPr>
        <w:t>Сопоставление ломаных линий</w:t>
      </w:r>
      <w:r w:rsidR="003E2CC4">
        <w:rPr>
          <w:rFonts w:ascii="Times New Roman" w:hAnsi="Times New Roman" w:cs="Times New Roman"/>
          <w:sz w:val="24"/>
          <w:szCs w:val="24"/>
        </w:rPr>
        <w:t xml:space="preserve">. </w:t>
      </w:r>
      <w:r w:rsidR="003E2CC4" w:rsidRPr="003E2CC4">
        <w:rPr>
          <w:rFonts w:ascii="Times New Roman" w:hAnsi="Times New Roman" w:cs="Times New Roman"/>
          <w:sz w:val="24"/>
          <w:szCs w:val="24"/>
        </w:rPr>
        <w:t>При сопоставлении параметрически</w:t>
      </w:r>
      <w:r w:rsidR="002F64F8">
        <w:rPr>
          <w:rFonts w:ascii="Times New Roman" w:hAnsi="Times New Roman" w:cs="Times New Roman"/>
          <w:sz w:val="24"/>
          <w:szCs w:val="24"/>
        </w:rPr>
        <w:t>х</w:t>
      </w:r>
      <w:r w:rsidR="003E2CC4" w:rsidRPr="003E2CC4">
        <w:rPr>
          <w:rFonts w:ascii="Times New Roman" w:hAnsi="Times New Roman" w:cs="Times New Roman"/>
          <w:sz w:val="24"/>
          <w:szCs w:val="24"/>
        </w:rPr>
        <w:t xml:space="preserve"> границ, </w:t>
      </w:r>
      <w:r w:rsidR="002F64F8">
        <w:rPr>
          <w:rFonts w:ascii="Times New Roman" w:hAnsi="Times New Roman" w:cs="Times New Roman"/>
          <w:sz w:val="24"/>
          <w:szCs w:val="24"/>
        </w:rPr>
        <w:t>построенных для двух изображений вулканов</w:t>
      </w:r>
      <w:r w:rsidR="003E2CC4" w:rsidRPr="003E2CC4">
        <w:rPr>
          <w:rFonts w:ascii="Times New Roman" w:hAnsi="Times New Roman" w:cs="Times New Roman"/>
          <w:sz w:val="24"/>
          <w:szCs w:val="24"/>
        </w:rPr>
        <w:t xml:space="preserve">, базовой операцией является поиск сегментов границ (отрезков прямых линий, составляющих границы) на одном изображении, которые ближе, чем некоторое расстояние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 w:rsidR="003E2CC4" w:rsidRPr="003E2CC4">
        <w:rPr>
          <w:rFonts w:ascii="Times New Roman" w:hAnsi="Times New Roman" w:cs="Times New Roman"/>
          <w:sz w:val="24"/>
          <w:szCs w:val="24"/>
        </w:rPr>
        <w:t xml:space="preserve">, к выбранному сегменту на другом изображении. Такой поиск осуществляется с использованием хеширования по пространственному признаку для сегментов линий одного из изображений. </w:t>
      </w:r>
    </w:p>
    <w:p w:rsidR="003E2CC4" w:rsidRDefault="003E2CC4" w:rsidP="00516F2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Обозначим через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Pr="003E2CC4">
        <w:rPr>
          <w:rFonts w:ascii="Times New Roman" w:hAnsi="Times New Roman" w:cs="Times New Roman"/>
          <w:sz w:val="24"/>
          <w:szCs w:val="24"/>
        </w:rPr>
        <w:t xml:space="preserve"> множества всех сегментов на первом и втором изображении. Тогда для сегментов </w:t>
      </w:r>
      <m:oMath>
        <m:r>
          <w:rPr>
            <w:rFonts w:ascii="Cambria Math" w:hAnsi="Cambria Math" w:cs="Times New Roman"/>
            <w:sz w:val="24"/>
            <w:szCs w:val="24"/>
          </w:rPr>
          <m:t>s∈S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Pr="003E2CC4">
        <w:rPr>
          <w:rFonts w:ascii="Times New Roman" w:hAnsi="Times New Roman" w:cs="Times New Roman"/>
          <w:sz w:val="24"/>
          <w:szCs w:val="24"/>
        </w:rPr>
        <w:t xml:space="preserve"> определяется операция сравнения</w:t>
      </w:r>
      <w:r w:rsidR="00516F25" w:rsidRPr="00516F25">
        <w:rPr>
          <w:rFonts w:ascii="Times New Roman" w:hAnsi="Times New Roman" w:cs="Times New Roman"/>
          <w:sz w:val="24"/>
          <w:szCs w:val="24"/>
        </w:rPr>
        <w:t xml:space="preserve"> –</w:t>
      </w:r>
      <w:r w:rsidRPr="003E2CC4">
        <w:rPr>
          <w:rFonts w:ascii="Times New Roman" w:hAnsi="Times New Roman" w:cs="Times New Roman"/>
          <w:sz w:val="24"/>
          <w:szCs w:val="24"/>
        </w:rPr>
        <w:t xml:space="preserve"> </w:t>
      </w:r>
      <w:r w:rsidRPr="00516F25">
        <w:rPr>
          <w:rFonts w:ascii="Times New Roman" w:hAnsi="Times New Roman" w:cs="Times New Roman"/>
          <w:sz w:val="24"/>
          <w:szCs w:val="24"/>
          <w:highlight w:val="yellow"/>
        </w:rPr>
        <w:t>рис.</w:t>
      </w:r>
      <w:r w:rsidR="00516F25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 </w:t>
      </w:r>
      <w:r w:rsidRPr="00516F25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Pr="003E2CC4">
        <w:rPr>
          <w:rFonts w:ascii="Times New Roman" w:hAnsi="Times New Roman" w:cs="Times New Roman"/>
          <w:sz w:val="24"/>
          <w:szCs w:val="24"/>
        </w:rPr>
        <w:t>.</w:t>
      </w:r>
    </w:p>
    <w:p w:rsidR="00516F25" w:rsidRDefault="00516F25" w:rsidP="00516F25">
      <w:pPr>
        <w:keepNext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100580"/>
            <wp:effectExtent l="19050" t="0" r="3175" b="0"/>
            <wp:docPr id="3" name="Рисунок 2" descr="ris_3_segment_compa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_3_segment_comparatio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25" w:rsidRPr="00516F25" w:rsidRDefault="00516F25" w:rsidP="00516F25">
      <w:pPr>
        <w:pStyle w:val="a6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16F25">
        <w:rPr>
          <w:rFonts w:ascii="Times New Roman" w:hAnsi="Times New Roman" w:cs="Times New Roman"/>
          <w:color w:val="auto"/>
          <w:sz w:val="24"/>
          <w:szCs w:val="24"/>
        </w:rPr>
        <w:t xml:space="preserve">Рис. </w:t>
      </w:r>
      <w:r w:rsidR="006A513B" w:rsidRPr="00516F25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516F25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Рис. \* ARABIC </w:instrText>
      </w:r>
      <w:r w:rsidR="006A513B" w:rsidRPr="00516F25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82CA8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="006A513B" w:rsidRPr="00516F2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516F25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r w:rsidRPr="00516F2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Различные конфигурации сопоставляемых сегментов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</w:rPr>
          <m:t>s</m:t>
        </m:r>
      </m:oMath>
      <w:r w:rsidRPr="00516F2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Times New Roman" w:cs="Times New Roman"/>
                <w:b w:val="0"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4"/>
                <w:szCs w:val="24"/>
              </w:rPr>
              <m:t>'</m:t>
            </m:r>
          </m:sup>
        </m:sSup>
      </m:oMath>
      <w:r w:rsidRPr="00516F2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m:oMath>
        <m:r>
          <m:rPr>
            <m:sty m:val="b"/>
          </m:rPr>
          <w:rPr>
            <w:rFonts w:ascii="Cambria Math" w:hAnsi="Cambria Math" w:cs="Times New Roman"/>
            <w:color w:val="auto"/>
            <w:sz w:val="24"/>
            <w:szCs w:val="24"/>
          </w:rPr>
          <m:t>l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(</m:t>
        </m:r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</w:rPr>
          <m:t>s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,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)</m:t>
        </m:r>
      </m:oMath>
      <w:r w:rsidRPr="00516F2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длина общей части, </w:t>
      </w:r>
      <m:oMath>
        <m:r>
          <m:rPr>
            <m:sty m:val="b"/>
          </m:rPr>
          <w:rPr>
            <w:rFonts w:ascii="Cambria Math" w:hAnsi="Cambria Math" w:cs="Times New Roman"/>
            <w:color w:val="auto"/>
            <w:sz w:val="24"/>
            <w:szCs w:val="24"/>
          </w:rPr>
          <m:t>end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(</m:t>
        </m:r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</w:rPr>
          <m:t>s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,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)</m:t>
        </m:r>
      </m:oMath>
      <w:r w:rsidRPr="00516F2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разность окончаний сегментов, </w:t>
      </w:r>
      <m:oMath>
        <m:r>
          <m:rPr>
            <m:sty m:val="b"/>
          </m:rPr>
          <w:rPr>
            <w:rFonts w:ascii="Cambria Math" w:hAnsi="Cambria Math" w:cs="Times New Roman"/>
            <w:color w:val="auto"/>
            <w:sz w:val="24"/>
            <w:szCs w:val="24"/>
          </w:rPr>
          <m:t>Σ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(</m:t>
        </m:r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</w:rPr>
          <m:t>s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,</m:t>
        </m:r>
        <m:sSup>
          <m:sSupPr>
            <m:ctrlPr>
              <w:rPr>
                <w:rFonts w:ascii="Cambria Math" w:hAnsi="Times New Roman" w:cs="Times New Roman"/>
                <w:b w:val="0"/>
                <w:i/>
                <w:color w:val="auto"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Times New Roman" w:cs="Times New Roman"/>
                <w:color w:val="auto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)</m:t>
        </m:r>
      </m:oMath>
      <w:r w:rsidRPr="00516F2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площадь фигуры, образованной сегментами.</w:t>
      </w:r>
    </w:p>
    <w:p w:rsidR="003E2CC4" w:rsidRPr="003E2CC4" w:rsidRDefault="003E2CC4" w:rsidP="007756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Сегменты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Pr="003E2CC4">
        <w:rPr>
          <w:rFonts w:ascii="Times New Roman" w:hAnsi="Times New Roman" w:cs="Times New Roman"/>
          <w:sz w:val="24"/>
          <w:szCs w:val="24"/>
        </w:rPr>
        <w:t xml:space="preserve"> подлежат сравнению только, если угол между ними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α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hAnsi="Times New Roman" w:cs="Times New Roman"/>
            <w:sz w:val="24"/>
            <w:szCs w:val="24"/>
          </w:rPr>
          <m:t>&lt;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Pr="003E2CC4">
        <w:rPr>
          <w:rFonts w:ascii="Times New Roman" w:hAnsi="Times New Roman" w:cs="Times New Roman"/>
          <w:sz w:val="24"/>
          <w:szCs w:val="24"/>
        </w:rPr>
        <w:t xml:space="preserve">. В качестве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Pr="003E2CC4">
        <w:rPr>
          <w:rFonts w:ascii="Times New Roman" w:hAnsi="Times New Roman" w:cs="Times New Roman"/>
          <w:sz w:val="24"/>
          <w:szCs w:val="24"/>
        </w:rPr>
        <w:t xml:space="preserve"> </w:t>
      </w:r>
      <w:r w:rsidR="001C63AD">
        <w:rPr>
          <w:rFonts w:ascii="Times New Roman" w:hAnsi="Times New Roman" w:cs="Times New Roman"/>
          <w:sz w:val="24"/>
          <w:szCs w:val="24"/>
        </w:rPr>
        <w:t xml:space="preserve">выбирается угол в диапазоне </w:t>
      </w:r>
      <w:r w:rsidR="002814DC">
        <w:rPr>
          <w:rFonts w:ascii="Times New Roman" w:hAnsi="Times New Roman" w:cs="Times New Roman"/>
          <w:sz w:val="24"/>
          <w:szCs w:val="24"/>
        </w:rPr>
        <w:t>0.4 – 0.7 радиан</w:t>
      </w:r>
      <w:r w:rsidRPr="003E2CC4">
        <w:rPr>
          <w:rFonts w:ascii="Times New Roman" w:hAnsi="Times New Roman" w:cs="Times New Roman"/>
          <w:sz w:val="24"/>
          <w:szCs w:val="24"/>
        </w:rPr>
        <w:t>. Близость сегментов</w:t>
      </w:r>
      <w:r w:rsidR="002814DC" w:rsidRPr="00045E0C">
        <w:rPr>
          <w:rFonts w:ascii="Times New Roman" w:hAnsi="Times New Roman" w:cs="Times New Roman"/>
          <w:sz w:val="24"/>
          <w:szCs w:val="24"/>
        </w:rPr>
        <w:t xml:space="preserve"> </w:t>
      </w:r>
      <w:r w:rsidR="002814DC">
        <w:rPr>
          <w:rFonts w:ascii="Times New Roman" w:hAnsi="Times New Roman" w:cs="Times New Roman"/>
          <w:sz w:val="24"/>
          <w:szCs w:val="24"/>
        </w:rPr>
        <w:t>(степень схожести)</w:t>
      </w:r>
      <w:r w:rsidRPr="003E2CC4">
        <w:rPr>
          <w:rFonts w:ascii="Times New Roman" w:hAnsi="Times New Roman" w:cs="Times New Roman"/>
          <w:sz w:val="24"/>
          <w:szCs w:val="24"/>
        </w:rPr>
        <w:t xml:space="preserve"> определяется параметром средней ширины:</w:t>
      </w:r>
    </w:p>
    <w:p w:rsidR="003E2CC4" w:rsidRPr="003E2CC4" w:rsidRDefault="003E2CC4" w:rsidP="007756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Σ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Times New Roman" w:cs="Times New Roman"/>
                  <w:sz w:val="24"/>
                  <w:szCs w:val="24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l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Times New Roman" w:cs="Times New Roman"/>
                  <w:sz w:val="24"/>
                  <w:szCs w:val="24"/>
                </w:rPr>
                <m:t>)</m:t>
              </m:r>
            </m:den>
          </m:f>
          <m:r>
            <w:rPr>
              <w:rFonts w:ascii="Cambria Math" w:hAnsi="Times New Roman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,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Times New Roman" w:cs="Times New Roman"/>
              <w:sz w:val="24"/>
              <w:szCs w:val="24"/>
            </w:rPr>
            <m:t>&lt;</m:t>
          </m:r>
          <m:r>
            <w:rPr>
              <w:rFonts w:ascii="Cambria Math" w:hAnsi="Cambria Math" w:cs="Times New Roman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,</m:t>
          </m:r>
        </m:oMath>
      </m:oMathPara>
    </w:p>
    <w:p w:rsidR="003E2CC4" w:rsidRPr="003E2CC4" w:rsidRDefault="002814DC" w:rsidP="007756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  <w:r w:rsidRPr="002814DC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l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s</m:t>
        </m:r>
        <m:r>
          <w:rPr>
            <w:rFonts w:ascii="Cambria Math" w:hAnsi="Times New Roman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2814DC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длина общей части сегментов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Σ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s</m:t>
        </m:r>
        <m:r>
          <w:rPr>
            <w:rFonts w:ascii="Cambria Math" w:hAnsi="Times New Roman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площадь фигуры, образованной общими частями этих сегментов – </w:t>
      </w:r>
      <w:r w:rsidRPr="002814DC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Pr="002814DC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максимально допустимое расстояние между сопоставляемыми сегментами. </w:t>
      </w:r>
      <w:r w:rsidR="003E2CC4" w:rsidRPr="003E2CC4">
        <w:rPr>
          <w:rFonts w:ascii="Times New Roman" w:hAnsi="Times New Roman" w:cs="Times New Roman"/>
          <w:sz w:val="24"/>
          <w:szCs w:val="24"/>
        </w:rPr>
        <w:t xml:space="preserve">В случае если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w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hAnsi="Times New Roman" w:cs="Times New Roman"/>
            <w:sz w:val="24"/>
            <w:szCs w:val="24"/>
          </w:rPr>
          <m:t>≥</m:t>
        </m:r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или общая зона отсутствует (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l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≤0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3E2CC4" w:rsidRPr="003E2CC4">
        <w:rPr>
          <w:rFonts w:ascii="Times New Roman" w:hAnsi="Times New Roman" w:cs="Times New Roman"/>
          <w:sz w:val="24"/>
          <w:szCs w:val="24"/>
        </w:rPr>
        <w:t xml:space="preserve"> сегменты также не подлежат сравнению.</w:t>
      </w:r>
    </w:p>
    <w:p w:rsidR="003E2CC4" w:rsidRPr="003E2CC4" w:rsidRDefault="003E2CC4" w:rsidP="007756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lastRenderedPageBreak/>
        <w:t>Начиная с</w:t>
      </w:r>
      <w:r w:rsidR="004C6EEE" w:rsidRPr="004C6EEE">
        <w:rPr>
          <w:rFonts w:ascii="Times New Roman" w:hAnsi="Times New Roman" w:cs="Times New Roman"/>
          <w:sz w:val="24"/>
          <w:szCs w:val="24"/>
        </w:rPr>
        <w:t xml:space="preserve"> </w:t>
      </w:r>
      <w:r w:rsidR="00775608">
        <w:rPr>
          <w:rFonts w:ascii="Times New Roman" w:hAnsi="Times New Roman" w:cs="Times New Roman"/>
          <w:sz w:val="24"/>
          <w:szCs w:val="24"/>
        </w:rPr>
        <w:t xml:space="preserve">пары </w:t>
      </w:r>
      <w:r w:rsidRPr="003E2CC4">
        <w:rPr>
          <w:rFonts w:ascii="Times New Roman" w:hAnsi="Times New Roman" w:cs="Times New Roman"/>
          <w:sz w:val="24"/>
          <w:szCs w:val="24"/>
        </w:rPr>
        <w:t xml:space="preserve">сегментов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="002814DC"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="00775608">
        <w:rPr>
          <w:rFonts w:ascii="Times New Roman" w:eastAsiaTheme="minorEastAsia" w:hAnsi="Times New Roman" w:cs="Times New Roman"/>
          <w:sz w:val="24"/>
          <w:szCs w:val="24"/>
        </w:rPr>
        <w:t>, которые подлежат сравнению</w:t>
      </w:r>
      <w:r w:rsidRPr="003E2CC4">
        <w:rPr>
          <w:rFonts w:ascii="Times New Roman" w:hAnsi="Times New Roman" w:cs="Times New Roman"/>
          <w:sz w:val="24"/>
          <w:szCs w:val="24"/>
        </w:rPr>
        <w:t xml:space="preserve"> можно выполнить трассировку</w:t>
      </w:r>
      <w:r w:rsidR="00775608">
        <w:rPr>
          <w:rFonts w:ascii="Times New Roman" w:hAnsi="Times New Roman" w:cs="Times New Roman"/>
          <w:sz w:val="24"/>
          <w:szCs w:val="24"/>
        </w:rPr>
        <w:t xml:space="preserve"> ломаных</w:t>
      </w:r>
      <w:r w:rsidRPr="003E2CC4">
        <w:rPr>
          <w:rFonts w:ascii="Times New Roman" w:hAnsi="Times New Roman" w:cs="Times New Roman"/>
          <w:sz w:val="24"/>
          <w:szCs w:val="24"/>
        </w:rPr>
        <w:t xml:space="preserve"> лини</w:t>
      </w:r>
      <w:r w:rsidR="00775608">
        <w:rPr>
          <w:rFonts w:ascii="Times New Roman" w:hAnsi="Times New Roman" w:cs="Times New Roman"/>
          <w:sz w:val="24"/>
          <w:szCs w:val="24"/>
        </w:rPr>
        <w:t>й</w:t>
      </w:r>
      <w:r w:rsidRPr="003E2CC4">
        <w:rPr>
          <w:rFonts w:ascii="Times New Roman" w:hAnsi="Times New Roman" w:cs="Times New Roman"/>
          <w:sz w:val="24"/>
          <w:szCs w:val="24"/>
        </w:rPr>
        <w:t>, со</w:t>
      </w:r>
      <w:r w:rsidR="00775608">
        <w:rPr>
          <w:rFonts w:ascii="Times New Roman" w:hAnsi="Times New Roman" w:cs="Times New Roman"/>
          <w:sz w:val="24"/>
          <w:szCs w:val="24"/>
        </w:rPr>
        <w:t>поставляя последующие сегменты, согласно следующим правилам:</w:t>
      </w:r>
    </w:p>
    <w:p w:rsidR="003E2CC4" w:rsidRPr="003E2CC4" w:rsidRDefault="003E2CC4" w:rsidP="003B6881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Трассировка выполняется в направлении сегментов (стрелки на </w:t>
      </w:r>
      <w:r w:rsidRPr="00601D0A">
        <w:rPr>
          <w:rFonts w:ascii="Times New Roman" w:hAnsi="Times New Roman" w:cs="Times New Roman"/>
          <w:sz w:val="24"/>
          <w:szCs w:val="24"/>
          <w:highlight w:val="yellow"/>
        </w:rPr>
        <w:t>рис. 3</w:t>
      </w:r>
      <w:r w:rsidRPr="003E2CC4">
        <w:rPr>
          <w:rFonts w:ascii="Times New Roman" w:hAnsi="Times New Roman" w:cs="Times New Roman"/>
          <w:sz w:val="24"/>
          <w:szCs w:val="24"/>
        </w:rPr>
        <w:t>), далее</w:t>
      </w:r>
      <w:r w:rsidR="00B61E96">
        <w:rPr>
          <w:rFonts w:ascii="Times New Roman" w:hAnsi="Times New Roman" w:cs="Times New Roman"/>
          <w:sz w:val="24"/>
          <w:szCs w:val="24"/>
        </w:rPr>
        <w:t xml:space="preserve"> все</w:t>
      </w:r>
      <w:r w:rsidRPr="003E2CC4">
        <w:rPr>
          <w:rFonts w:ascii="Times New Roman" w:hAnsi="Times New Roman" w:cs="Times New Roman"/>
          <w:sz w:val="24"/>
          <w:szCs w:val="24"/>
        </w:rPr>
        <w:t xml:space="preserve"> направления инвертируется и трассировка повторяется</w:t>
      </w:r>
    </w:p>
    <w:p w:rsidR="003E2CC4" w:rsidRPr="003E2CC4" w:rsidRDefault="003E2CC4" w:rsidP="003B6881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end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кончается раньше, то следующей парой для сравнения выбирается пара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→</m:t>
        </m:r>
        <m:r>
          <w:rPr>
            <w:rFonts w:ascii="Cambria Math" w:hAnsi="Cambria Math" w:cs="Times New Roman"/>
            <w:sz w:val="24"/>
            <w:szCs w:val="24"/>
          </w:rPr>
          <m:t>next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Pr="003E2CC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2CC4" w:rsidRPr="003E2CC4" w:rsidRDefault="003E2CC4" w:rsidP="003B6881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end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Pr="003E2CC4">
        <w:rPr>
          <w:rFonts w:ascii="Times New Roman" w:hAnsi="Times New Roman" w:cs="Times New Roman"/>
          <w:sz w:val="24"/>
          <w:szCs w:val="24"/>
        </w:rPr>
        <w:t xml:space="preserve"> кончается раньше, то следующей парой для сравнения выбирается пара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→</m:t>
        </m:r>
        <m:r>
          <w:rPr>
            <w:rFonts w:ascii="Cambria Math" w:hAnsi="Cambria Math" w:cs="Times New Roman"/>
            <w:sz w:val="24"/>
            <w:szCs w:val="24"/>
          </w:rPr>
          <m:t>next</m:t>
        </m:r>
      </m:oMath>
      <w:r w:rsidRPr="003E2CC4">
        <w:rPr>
          <w:rFonts w:ascii="Times New Roman" w:hAnsi="Times New Roman" w:cs="Times New Roman"/>
          <w:sz w:val="24"/>
          <w:szCs w:val="24"/>
        </w:rPr>
        <w:t>.</w:t>
      </w:r>
    </w:p>
    <w:p w:rsidR="003E2CC4" w:rsidRPr="003E2CC4" w:rsidRDefault="003E2CC4" w:rsidP="003B6881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>Если в пунктах 2 и 3 несколько вариантов для продолжения линии, выбирается такое продолжение, которое имеет меньший угол с не продолжающимся сегментом.</w:t>
      </w:r>
    </w:p>
    <w:p w:rsidR="003E2CC4" w:rsidRPr="003E2CC4" w:rsidRDefault="003E2CC4" w:rsidP="003B6881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end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≤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max</m:t>
            </m:r>
          </m:sub>
        </m:sSub>
      </m:oMath>
      <w:r w:rsidRPr="003E2CC4">
        <w:rPr>
          <w:rFonts w:ascii="Times New Roman" w:hAnsi="Times New Roman" w:cs="Times New Roman"/>
          <w:sz w:val="24"/>
          <w:szCs w:val="24"/>
        </w:rPr>
        <w:t>, либо 2 и 3 не привели к продолжению</w:t>
      </w:r>
      <w:r w:rsidR="00B61E96">
        <w:rPr>
          <w:rFonts w:ascii="Times New Roman" w:hAnsi="Times New Roman" w:cs="Times New Roman"/>
          <w:sz w:val="24"/>
          <w:szCs w:val="24"/>
        </w:rPr>
        <w:t xml:space="preserve"> при</w:t>
      </w:r>
      <w:r w:rsidRPr="003E2CC4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end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</m:d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≤</m:t>
        </m:r>
        <m:r>
          <w:rPr>
            <w:rFonts w:ascii="Cambria Math" w:hAnsi="Cambria Math" w:cs="Times New Roman"/>
            <w:sz w:val="24"/>
            <w:szCs w:val="24"/>
          </w:rPr>
          <m:t>R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, то следующей парой для сравнения выбирается пара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→</m:t>
        </m:r>
        <m:r>
          <w:rPr>
            <w:rFonts w:ascii="Cambria Math" w:hAnsi="Cambria Math" w:cs="Times New Roman"/>
            <w:sz w:val="24"/>
            <w:szCs w:val="24"/>
          </w:rPr>
          <m:t>next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bi"/>
          </m:rPr>
          <w:rPr>
            <w:rFonts w:ascii="Cambria Math" w:hAnsi="Times New Roman" w:cs="Times New Roman"/>
            <w:sz w:val="24"/>
            <w:szCs w:val="24"/>
          </w:rPr>
          <m:t>→</m:t>
        </m:r>
        <m:r>
          <w:rPr>
            <w:rFonts w:ascii="Cambria Math" w:hAnsi="Cambria Math" w:cs="Times New Roman"/>
            <w:sz w:val="24"/>
            <w:szCs w:val="24"/>
          </w:rPr>
          <m:t>next</m:t>
        </m:r>
      </m:oMath>
      <w:r w:rsidRPr="003E2CC4">
        <w:rPr>
          <w:rFonts w:ascii="Times New Roman" w:hAnsi="Times New Roman" w:cs="Times New Roman"/>
          <w:sz w:val="24"/>
          <w:szCs w:val="24"/>
        </w:rPr>
        <w:t>. Если вариантов продолжения несколько (справедливо для точек разветвления), то продолжения осуществляется по всем наилучшим</w:t>
      </w:r>
      <w:r w:rsidR="00B61E96">
        <w:rPr>
          <w:rFonts w:ascii="Times New Roman" w:hAnsi="Times New Roman" w:cs="Times New Roman"/>
          <w:sz w:val="24"/>
          <w:szCs w:val="24"/>
        </w:rPr>
        <w:t xml:space="preserve"> (с наименьшей средней шириной)</w:t>
      </w:r>
      <w:r w:rsidRPr="003E2CC4">
        <w:rPr>
          <w:rFonts w:ascii="Times New Roman" w:hAnsi="Times New Roman" w:cs="Times New Roman"/>
          <w:sz w:val="24"/>
          <w:szCs w:val="24"/>
        </w:rPr>
        <w:t xml:space="preserve"> не противоречащим друг другу направлениям.</w:t>
      </w:r>
    </w:p>
    <w:p w:rsidR="003E2CC4" w:rsidRDefault="003E2CC4" w:rsidP="003B6881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>Каждая пара, которая сравнивалась при трассировке, запоминается.</w:t>
      </w:r>
    </w:p>
    <w:p w:rsidR="00B61E96" w:rsidRPr="003E2CC4" w:rsidRDefault="00B61E96" w:rsidP="00B61E96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>Трассировка заканчивается, когда вариан</w:t>
      </w:r>
      <w:r>
        <w:rPr>
          <w:rFonts w:ascii="Times New Roman" w:hAnsi="Times New Roman" w:cs="Times New Roman"/>
          <w:sz w:val="24"/>
          <w:szCs w:val="24"/>
        </w:rPr>
        <w:t>тов для продолжения не остаётся либо для продолжения выбирается пара сегментов, которые уже запоминались.</w:t>
      </w:r>
    </w:p>
    <w:p w:rsidR="003E2CC4" w:rsidRPr="003E2CC4" w:rsidRDefault="003E2CC4" w:rsidP="003B6881">
      <w:pPr>
        <w:pStyle w:val="a3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Для сегментов, вошедших в трассировку лишь частично, запоминается не вошедшая часть. </w:t>
      </w:r>
    </w:p>
    <w:p w:rsidR="00B61E96" w:rsidRDefault="00B61E96" w:rsidP="00775608">
      <w:pPr>
        <w:spacing w:after="0" w:line="240" w:lineRule="auto"/>
        <w:ind w:left="-11"/>
        <w:jc w:val="both"/>
        <w:rPr>
          <w:rFonts w:ascii="Times New Roman" w:hAnsi="Times New Roman" w:cs="Times New Roman"/>
          <w:sz w:val="24"/>
          <w:szCs w:val="24"/>
        </w:rPr>
      </w:pPr>
    </w:p>
    <w:p w:rsidR="00B61E96" w:rsidRPr="00045E0C" w:rsidRDefault="00307882" w:rsidP="00281897">
      <w:pPr>
        <w:spacing w:after="0" w:line="240" w:lineRule="auto"/>
        <w:ind w:left="-11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Результатом</w:t>
      </w:r>
      <w:r w:rsidR="001260B4">
        <w:rPr>
          <w:rFonts w:ascii="Times New Roman" w:hAnsi="Times New Roman" w:cs="Times New Roman"/>
          <w:sz w:val="24"/>
          <w:szCs w:val="24"/>
        </w:rPr>
        <w:t xml:space="preserve"> </w:t>
      </w:r>
      <w:r w:rsidR="00A35B0D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1260B4" w:rsidRPr="001260B4">
        <w:rPr>
          <w:rFonts w:ascii="Times New Roman" w:hAnsi="Times New Roman" w:cs="Times New Roman"/>
          <w:sz w:val="24"/>
          <w:szCs w:val="24"/>
        </w:rPr>
        <w:t>-</w:t>
      </w:r>
      <w:r w:rsidR="001260B4">
        <w:rPr>
          <w:rFonts w:ascii="Times New Roman" w:hAnsi="Times New Roman" w:cs="Times New Roman"/>
          <w:sz w:val="24"/>
          <w:szCs w:val="24"/>
        </w:rPr>
        <w:t>й операции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6687">
        <w:rPr>
          <w:rFonts w:ascii="Times New Roman" w:hAnsi="Times New Roman" w:cs="Times New Roman"/>
          <w:sz w:val="24"/>
          <w:szCs w:val="24"/>
        </w:rPr>
        <w:t>сопоставления</w:t>
      </w:r>
      <w:r>
        <w:rPr>
          <w:rFonts w:ascii="Times New Roman" w:hAnsi="Times New Roman" w:cs="Times New Roman"/>
          <w:sz w:val="24"/>
          <w:szCs w:val="24"/>
        </w:rPr>
        <w:t xml:space="preserve"> ломаных линий является вектор сопоставленных пар сегментов </w:t>
      </w:r>
      <m:oMath>
        <m:sSub>
          <m:sSub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Times New Roman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=(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ji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Times New Roman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ji</m:t>
            </m:r>
          </m:sub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30788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=1, 2,…,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Pr="0030788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r w:rsidRPr="0030788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Pr="00307882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сопоставленных пар, а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ji</m:t>
            </m:r>
          </m:sub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сопоставленные сегменты. Вектор сопоставленных сегментов имеет оценку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Pr="0030788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</w:rPr>
        <w:t>которая показывает, насколько хорошо согласуются ломаные линии, заданные этим вектором:</w:t>
      </w:r>
    </w:p>
    <w:p w:rsidR="007A0F76" w:rsidRPr="007A0F76" w:rsidRDefault="006A513B" w:rsidP="007A0F76">
      <w:pPr>
        <w:ind w:left="-11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        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max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max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 (1)</m:t>
          </m:r>
        </m:oMath>
      </m:oMathPara>
    </w:p>
    <w:p w:rsidR="007A0F76" w:rsidRPr="007A0F76" w:rsidRDefault="006A513B" w:rsidP="007A0F76">
      <w:pPr>
        <w:ind w:left="-11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sup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ji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,   </m:t>
              </m:r>
            </m:e>
          </m:nary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R-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sup>
            <m:e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Σ(</m:t>
              </m:r>
              <m:sSub>
                <m:sSubPr>
                  <m:ctrlPr>
                    <w:rPr>
                      <w:rFonts w:ascii="Cambria Math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ji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'</m:t>
                  </m:r>
                </m:sup>
              </m:sSubSup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:rsidR="003E2CC4" w:rsidRPr="009D0126" w:rsidRDefault="003E2CC4" w:rsidP="000B52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40278" w:rsidRPr="00240278" w:rsidRDefault="005250D3" w:rsidP="00240278">
      <w:pPr>
        <w:spacing w:after="0" w:line="240" w:lineRule="auto"/>
        <w:ind w:left="-11"/>
        <w:jc w:val="both"/>
        <w:rPr>
          <w:rFonts w:ascii="Times New Roman" w:hAnsi="Times New Roman" w:cs="Times New Roman"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>2.3. Сопоставление контуров</w:t>
      </w:r>
      <w:r w:rsidR="00AC54DD" w:rsidRPr="000B52CD">
        <w:rPr>
          <w:rFonts w:ascii="Times New Roman" w:hAnsi="Times New Roman" w:cs="Times New Roman"/>
          <w:sz w:val="24"/>
          <w:szCs w:val="24"/>
        </w:rPr>
        <w:t xml:space="preserve">. </w:t>
      </w:r>
      <w:r w:rsidR="00B733A0">
        <w:rPr>
          <w:rFonts w:ascii="Times New Roman" w:hAnsi="Times New Roman" w:cs="Times New Roman"/>
          <w:sz w:val="24"/>
          <w:szCs w:val="24"/>
        </w:rPr>
        <w:t>Сопоставить все контуры на двух изображениях вулкана можно, воспользовавшись следующим алгоритмом:</w:t>
      </w:r>
    </w:p>
    <w:p w:rsidR="00240278" w:rsidRDefault="00240278" w:rsidP="006012E7">
      <w:pPr>
        <w:pStyle w:val="a3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Присваиваем: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j=1</m:t>
        </m:r>
      </m:oMath>
      <w:r w:rsidR="001D544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934F3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V=∅</m:t>
        </m:r>
      </m:oMath>
      <w:r w:rsidR="006934F3">
        <w:rPr>
          <w:rFonts w:ascii="Times New Roman" w:eastAsiaTheme="minorEastAsia" w:hAnsi="Times New Roman" w:cs="Times New Roman"/>
          <w:sz w:val="24"/>
          <w:szCs w:val="24"/>
          <w:lang w:val="en-US"/>
        </w:rPr>
        <w:t>,</w:t>
      </w:r>
      <w:r w:rsidR="001D5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G=∅</m:t>
        </m:r>
      </m:oMath>
      <w:r w:rsidR="001D5445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2B6687" w:rsidRPr="003E2CC4" w:rsidRDefault="002B6687" w:rsidP="006012E7">
      <w:pPr>
        <w:pStyle w:val="a3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>Для всех пар (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r>
          <w:rPr>
            <w:rFonts w:ascii="Cambria Math" w:hAnsi="Times New Roman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 xml:space="preserve"> 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), </w:t>
      </w:r>
      <m:oMath>
        <m:r>
          <w:rPr>
            <w:rFonts w:ascii="Cambria Math" w:hAnsi="Cambria Math" w:cs="Times New Roman"/>
            <w:sz w:val="24"/>
            <w:szCs w:val="24"/>
          </w:rPr>
          <m:t>s∈S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>∩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H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s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H</m:t>
        </m:r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s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 </w:t>
      </w:r>
      <w:r w:rsidR="007C3E18">
        <w:rPr>
          <w:rFonts w:ascii="Times New Roman" w:hAnsi="Times New Roman" w:cs="Times New Roman"/>
          <w:sz w:val="24"/>
          <w:szCs w:val="24"/>
        </w:rPr>
        <w:softHyphen/>
      </w:r>
      <w:r w:rsidR="007C3E18">
        <w:rPr>
          <w:rFonts w:ascii="Times New Roman" w:hAnsi="Times New Roman" w:cs="Times New Roman"/>
          <w:sz w:val="24"/>
          <w:szCs w:val="24"/>
        </w:rPr>
        <w:softHyphen/>
        <w:t>–</w:t>
      </w:r>
      <w:r w:rsidRPr="003E2CC4">
        <w:rPr>
          <w:rFonts w:ascii="Times New Roman" w:hAnsi="Times New Roman" w:cs="Times New Roman"/>
          <w:sz w:val="24"/>
          <w:szCs w:val="24"/>
        </w:rPr>
        <w:t xml:space="preserve"> операция обращения к</w:t>
      </w:r>
      <w:r w:rsidR="007C3E18">
        <w:rPr>
          <w:rFonts w:ascii="Times New Roman" w:hAnsi="Times New Roman" w:cs="Times New Roman"/>
          <w:sz w:val="24"/>
          <w:szCs w:val="24"/>
        </w:rPr>
        <w:t xml:space="preserve"> пространственному</w:t>
      </w:r>
      <w:r w:rsidRPr="003E2C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CC4">
        <w:rPr>
          <w:rFonts w:ascii="Times New Roman" w:hAnsi="Times New Roman" w:cs="Times New Roman"/>
          <w:sz w:val="24"/>
          <w:szCs w:val="24"/>
        </w:rPr>
        <w:t>хешу</w:t>
      </w:r>
      <w:proofErr w:type="spellEnd"/>
      <w:r w:rsidRPr="003E2CC4">
        <w:rPr>
          <w:rFonts w:ascii="Times New Roman" w:hAnsi="Times New Roman" w:cs="Times New Roman"/>
          <w:sz w:val="24"/>
          <w:szCs w:val="24"/>
        </w:rPr>
        <w:t>,</w:t>
      </w:r>
      <w:r w:rsidR="007C3E18">
        <w:rPr>
          <w:rFonts w:ascii="Times New Roman" w:hAnsi="Times New Roman" w:cs="Times New Roman"/>
          <w:sz w:val="24"/>
          <w:szCs w:val="24"/>
        </w:rPr>
        <w:t xml:space="preserve"> в результате которой находятся все сегменты из </w:t>
      </w:r>
      <m:oMath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="007C3E18">
        <w:rPr>
          <w:rFonts w:ascii="Times New Roman" w:eastAsiaTheme="minorEastAsia" w:hAnsi="Times New Roman" w:cs="Times New Roman"/>
          <w:sz w:val="24"/>
          <w:szCs w:val="24"/>
        </w:rPr>
        <w:t>, которые ближе</w:t>
      </w:r>
      <w:r w:rsidR="00240278">
        <w:rPr>
          <w:rFonts w:ascii="Times New Roman" w:eastAsiaTheme="minorEastAsia" w:hAnsi="Times New Roman" w:cs="Times New Roman"/>
          <w:sz w:val="24"/>
          <w:szCs w:val="24"/>
        </w:rPr>
        <w:t xml:space="preserve"> 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</m:oMath>
      <w:r w:rsidR="0024027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C3E18">
        <w:rPr>
          <w:rFonts w:ascii="Times New Roman" w:eastAsiaTheme="minorEastAsia" w:hAnsi="Times New Roman" w:cs="Times New Roman"/>
          <w:sz w:val="24"/>
          <w:szCs w:val="24"/>
        </w:rPr>
        <w:t>чем</w:t>
      </w:r>
      <w:r w:rsidR="00386764" w:rsidRPr="0038676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="007C3E18" w:rsidRPr="007C3E1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C3E18">
        <w:rPr>
          <w:rFonts w:ascii="Times New Roman" w:hAnsi="Times New Roman" w:cs="Times New Roman"/>
          <w:sz w:val="24"/>
          <w:szCs w:val="24"/>
        </w:rPr>
        <w:t xml:space="preserve"> </w:t>
      </w:r>
      <w:r w:rsidRPr="003E2CC4">
        <w:rPr>
          <w:rFonts w:ascii="Times New Roman" w:hAnsi="Times New Roman" w:cs="Times New Roman"/>
          <w:sz w:val="24"/>
          <w:szCs w:val="24"/>
        </w:rPr>
        <w:t xml:space="preserve"> выполняем трассировку</w:t>
      </w:r>
      <w:r w:rsidR="00240278">
        <w:rPr>
          <w:rFonts w:ascii="Times New Roman" w:hAnsi="Times New Roman" w:cs="Times New Roman"/>
          <w:sz w:val="24"/>
          <w:szCs w:val="24"/>
        </w:rPr>
        <w:t>,</w:t>
      </w:r>
      <w:r w:rsidRPr="003E2CC4">
        <w:rPr>
          <w:rFonts w:ascii="Times New Roman" w:hAnsi="Times New Roman" w:cs="Times New Roman"/>
          <w:sz w:val="24"/>
          <w:szCs w:val="24"/>
        </w:rPr>
        <w:t xml:space="preserve"> если пара  (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r>
          <w:rPr>
            <w:rFonts w:ascii="Cambria Math" w:hAnsi="Times New Roman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 xml:space="preserve"> 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) не была </w:t>
      </w:r>
      <w:r w:rsidR="00665C25">
        <w:rPr>
          <w:rFonts w:ascii="Times New Roman" w:hAnsi="Times New Roman" w:cs="Times New Roman"/>
          <w:sz w:val="24"/>
          <w:szCs w:val="24"/>
        </w:rPr>
        <w:t>запомнена</w:t>
      </w:r>
      <w:r w:rsidRPr="003E2CC4">
        <w:rPr>
          <w:rFonts w:ascii="Times New Roman" w:hAnsi="Times New Roman" w:cs="Times New Roman"/>
          <w:sz w:val="24"/>
          <w:szCs w:val="24"/>
        </w:rPr>
        <w:t xml:space="preserve"> в результате предыдущих трассировок. Для выполненной трассировки запоминается </w:t>
      </w:r>
      <m:oMath>
        <m:sSub>
          <m:sSub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Pr="003E2C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E2CC4">
        <w:rPr>
          <w:rFonts w:ascii="Times New Roman" w:hAnsi="Times New Roman" w:cs="Times New Roman"/>
          <w:sz w:val="24"/>
          <w:szCs w:val="24"/>
        </w:rPr>
        <w:t xml:space="preserve">и вычисляется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="00240278" w:rsidRPr="0024027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40278" w:rsidRPr="00240278">
        <w:rPr>
          <w:rFonts w:ascii="Times New Roman" w:eastAsiaTheme="minorEastAsia" w:hAnsi="Times New Roman" w:cs="Times New Roman"/>
          <w:sz w:val="24"/>
          <w:szCs w:val="24"/>
          <w:highlight w:val="yellow"/>
        </w:rPr>
        <w:t>(1)</w:t>
      </w:r>
      <w:r w:rsidRPr="003E2CC4">
        <w:rPr>
          <w:rFonts w:ascii="Times New Roman" w:hAnsi="Times New Roman" w:cs="Times New Roman"/>
          <w:sz w:val="24"/>
          <w:szCs w:val="24"/>
        </w:rPr>
        <w:t>,</w:t>
      </w:r>
      <w:r w:rsidR="00240278">
        <w:rPr>
          <w:rFonts w:ascii="Times New Roman" w:hAnsi="Times New Roman" w:cs="Times New Roman"/>
          <w:sz w:val="24"/>
          <w:szCs w:val="24"/>
        </w:rPr>
        <w:t xml:space="preserve"> а счётчик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</m:oMath>
      <w:r w:rsidR="00240278" w:rsidRPr="00240278">
        <w:rPr>
          <w:rFonts w:ascii="Times New Roman" w:hAnsi="Times New Roman" w:cs="Times New Roman"/>
          <w:sz w:val="24"/>
          <w:szCs w:val="24"/>
        </w:rPr>
        <w:t xml:space="preserve"> </w:t>
      </w:r>
      <w:r w:rsidR="00240278">
        <w:rPr>
          <w:rFonts w:ascii="Times New Roman" w:hAnsi="Times New Roman" w:cs="Times New Roman"/>
          <w:sz w:val="24"/>
          <w:szCs w:val="24"/>
        </w:rPr>
        <w:t>увеличивается на единицу.</w:t>
      </w:r>
    </w:p>
    <w:p w:rsidR="002B6687" w:rsidRPr="00CE0382" w:rsidRDefault="002B6687" w:rsidP="006012E7">
      <w:pPr>
        <w:pStyle w:val="a3"/>
        <w:numPr>
          <w:ilvl w:val="0"/>
          <w:numId w:val="4"/>
        </w:numPr>
        <w:spacing w:after="0" w:line="24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3E2CC4">
        <w:rPr>
          <w:rFonts w:ascii="Times New Roman" w:hAnsi="Times New Roman" w:cs="Times New Roman"/>
          <w:sz w:val="24"/>
          <w:szCs w:val="24"/>
        </w:rPr>
        <w:t xml:space="preserve">Все </w:t>
      </w:r>
      <m:oMath>
        <m:sSub>
          <m:sSub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Pr="003E2CC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E2CC4">
        <w:rPr>
          <w:rFonts w:ascii="Times New Roman" w:hAnsi="Times New Roman" w:cs="Times New Roman"/>
          <w:sz w:val="24"/>
          <w:szCs w:val="24"/>
        </w:rPr>
        <w:t xml:space="preserve">просматриваются в порядке уменьшения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="00C17B59" w:rsidRPr="00C17B5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C17B59">
        <w:rPr>
          <w:rFonts w:ascii="Times New Roman" w:eastAsiaTheme="minorEastAsia" w:hAnsi="Times New Roman" w:cs="Times New Roman"/>
          <w:sz w:val="24"/>
          <w:szCs w:val="24"/>
        </w:rPr>
        <w:t>Если</w:t>
      </w:r>
      <w:r w:rsidR="002A466E" w:rsidRPr="002A46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∉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="002A466E" w:rsidRPr="002A46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A466E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ji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∉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="002A466E" w:rsidRPr="002A466E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3E2CC4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  <m:r>
          <w:rPr>
            <w:rFonts w:ascii="Cambria Math" w:hAnsi="Times New Roman" w:cs="Times New Roman"/>
            <w:sz w:val="24"/>
            <w:szCs w:val="24"/>
          </w:rPr>
          <m:t>=1,2,</m:t>
        </m:r>
        <m:r>
          <w:rPr>
            <w:rFonts w:ascii="Cambria Math" w:hAnsi="Times New Roman" w:cs="Times New Roman"/>
            <w:sz w:val="24"/>
            <w:szCs w:val="24"/>
          </w:rPr>
          <m:t>…</m:t>
        </m:r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="002A466E">
        <w:rPr>
          <w:rFonts w:ascii="Times New Roman" w:hAnsi="Times New Roman" w:cs="Times New Roman"/>
          <w:sz w:val="24"/>
          <w:szCs w:val="24"/>
        </w:rPr>
        <w:t xml:space="preserve">, то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>←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  <m:r>
          <w:rPr>
            <w:rFonts w:ascii="Cambria Math" w:hAnsi="Cambria Math" w:cs="Times New Roman"/>
            <w:sz w:val="24"/>
            <w:szCs w:val="24"/>
          </w:rPr>
          <m:t>∪</m:t>
        </m:r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∪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bSup>
      </m:oMath>
      <w:r w:rsidR="00FE2F20" w:rsidRPr="00FE2F2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="Times New Roman"/>
            <w:sz w:val="24"/>
            <w:szCs w:val="24"/>
          </w:rPr>
          <m:t>←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G</m:t>
        </m:r>
        <m:r>
          <w:rPr>
            <w:rFonts w:ascii="Cambria Math" w:eastAsiaTheme="minorEastAsia" w:hAnsi="Cambria Math" w:cs="Times New Roman"/>
            <w:sz w:val="24"/>
            <w:szCs w:val="24"/>
          </w:rPr>
          <m:t>∪</m:t>
        </m:r>
        <m:r>
          <w:rPr>
            <w:rFonts w:ascii="Cambria Math" w:hAnsi="Times New Roman" w:cs="Times New Roman"/>
            <w:sz w:val="24"/>
            <w:szCs w:val="24"/>
          </w:rPr>
          <m:t>j</m:t>
        </m:r>
      </m:oMath>
      <w:r w:rsidRPr="003E2CC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E0382" w:rsidRDefault="00CE0382" w:rsidP="006012E7">
      <w:pPr>
        <w:pStyle w:val="a3"/>
        <w:numPr>
          <w:ilvl w:val="0"/>
          <w:numId w:val="4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Рассчитать оценку видимости контуров второго изображения</w:t>
      </w:r>
      <w:r w:rsidRPr="00CE03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первом:</w:t>
      </w:r>
    </w:p>
    <w:p w:rsidR="00CE0382" w:rsidRPr="006012E7" w:rsidRDefault="008B0385" w:rsidP="006012E7">
      <w:pPr>
        <w:spacing w:after="0" w:line="240" w:lineRule="auto"/>
        <w:ind w:left="284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σ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j∈G</m:t>
                  </m:r>
                </m:sub>
                <m:sup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(2)</m:t>
          </m:r>
        </m:oMath>
      </m:oMathPara>
    </w:p>
    <w:p w:rsidR="00CE0382" w:rsidRPr="00CE0382" w:rsidRDefault="006012E7" w:rsidP="006012E7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длина сегмента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40FEF" w:rsidRDefault="00A40FEF" w:rsidP="00453B1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Некоторые сегменты могут быть сопоставлены с другими сегментами лишь частично. Для таких сегментов удобно ввести список занятых частей. В этом случае, помещать в множество 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на шаге 3 алгоритма нужно не весь сегмент, а лишь его занятую часть. Соответственно, проверка</w:t>
      </w:r>
      <w:r w:rsidR="00CE310C">
        <w:rPr>
          <w:rFonts w:ascii="Times New Roman" w:eastAsiaTheme="minorEastAsia" w:hAnsi="Times New Roman" w:cs="Times New Roman"/>
          <w:sz w:val="24"/>
          <w:szCs w:val="24"/>
        </w:rPr>
        <w:t xml:space="preserve"> частично занятого в </w:t>
      </w:r>
      <w:r w:rsidR="00117F81" w:rsidRPr="00117F8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j</w:t>
      </w:r>
      <w:r w:rsidR="00CE310C" w:rsidRPr="00CE310C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117F81">
        <w:rPr>
          <w:rFonts w:ascii="Times New Roman" w:eastAsiaTheme="minorEastAsia" w:hAnsi="Times New Roman" w:cs="Times New Roman"/>
          <w:sz w:val="24"/>
          <w:szCs w:val="24"/>
        </w:rPr>
        <w:t>о</w:t>
      </w:r>
      <w:r w:rsidR="00CE310C">
        <w:rPr>
          <w:rFonts w:ascii="Times New Roman" w:eastAsiaTheme="minorEastAsia" w:hAnsi="Times New Roman" w:cs="Times New Roman"/>
          <w:sz w:val="24"/>
          <w:szCs w:val="24"/>
        </w:rPr>
        <w:t>й сопоставленной линии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сегмента на принадлежность множеству</w:t>
      </w:r>
      <w:r w:rsidR="00CE310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V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должна возвращать </w:t>
      </w:r>
      <w:r w:rsidR="00CE310C">
        <w:rPr>
          <w:rFonts w:ascii="Times New Roman" w:eastAsiaTheme="minorEastAsia" w:hAnsi="Times New Roman" w:cs="Times New Roman"/>
          <w:sz w:val="24"/>
          <w:szCs w:val="24"/>
        </w:rPr>
        <w:t xml:space="preserve">истину лишь тогда, когда в множестве уже записан участок проверяемого сегмента, имеющий пересечения с участком, занятом в -ой линии. </w:t>
      </w:r>
      <w:r w:rsidR="00306ED7">
        <w:rPr>
          <w:rFonts w:ascii="Times New Roman" w:eastAsiaTheme="minorEastAsia" w:hAnsi="Times New Roman" w:cs="Times New Roman"/>
          <w:sz w:val="24"/>
          <w:szCs w:val="24"/>
        </w:rPr>
        <w:t xml:space="preserve">Пример сопоставленных контуров представлен на </w:t>
      </w:r>
      <w:r w:rsidR="00306ED7" w:rsidRPr="00306ED7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4</w:t>
      </w:r>
      <w:r w:rsidR="00306ED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925F72" w:rsidRDefault="00925F72" w:rsidP="00925F72">
      <w:pPr>
        <w:keepNext/>
        <w:spacing w:after="0" w:line="240" w:lineRule="auto"/>
        <w:jc w:val="both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9178" cy="2719346"/>
            <wp:effectExtent l="19050" t="0" r="9172" b="0"/>
            <wp:docPr id="4" name="Рисунок 3" descr="ris_4_matc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_4_matched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374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72" w:rsidRPr="00925F72" w:rsidRDefault="00925F72" w:rsidP="00925F72">
      <w:pPr>
        <w:pStyle w:val="a6"/>
        <w:jc w:val="center"/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</w:pPr>
      <w:r w:rsidRPr="00925F72">
        <w:rPr>
          <w:rFonts w:ascii="Times New Roman" w:hAnsi="Times New Roman" w:cs="Times New Roman"/>
          <w:color w:val="auto"/>
          <w:sz w:val="24"/>
          <w:szCs w:val="24"/>
        </w:rPr>
        <w:t xml:space="preserve">Рис. </w:t>
      </w:r>
      <w:r w:rsidR="006A513B" w:rsidRPr="00925F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925F72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Рис. \* ARABIC </w:instrText>
      </w:r>
      <w:r w:rsidR="006A513B" w:rsidRPr="00925F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82CA8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="006A513B" w:rsidRPr="00925F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925F72">
        <w:rPr>
          <w:rFonts w:ascii="Times New Roman" w:hAnsi="Times New Roman" w:cs="Times New Roman"/>
          <w:color w:val="auto"/>
          <w:sz w:val="24"/>
          <w:szCs w:val="24"/>
        </w:rPr>
        <w:t>:</w:t>
      </w:r>
      <w:r w:rsidRPr="00925F7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Сопоставление границ, границы разных изображений обозначены разным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и</w:t>
      </w:r>
      <w:r w:rsidRPr="00925F72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</w:rPr>
        <w:t>оттенками</w:t>
      </w:r>
      <w:r w:rsidRPr="00925F72">
        <w:rPr>
          <w:rFonts w:ascii="Times New Roman" w:hAnsi="Times New Roman" w:cs="Times New Roman"/>
          <w:b w:val="0"/>
          <w:color w:val="auto"/>
          <w:sz w:val="24"/>
          <w:szCs w:val="24"/>
        </w:rPr>
        <w:t>, толстыми линиями обозначены сопоставленные сегменты, а связи сегментов показаны черными линями, соединяющими центры сегментов.</w:t>
      </w:r>
    </w:p>
    <w:p w:rsidR="005250D3" w:rsidRPr="003951AD" w:rsidRDefault="005250D3" w:rsidP="00F904F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>2.4. Поиск наилучшего решения</w:t>
      </w:r>
      <w:r w:rsidR="00AC54DD" w:rsidRPr="000B52CD">
        <w:rPr>
          <w:rFonts w:ascii="Times New Roman" w:hAnsi="Times New Roman" w:cs="Times New Roman"/>
          <w:sz w:val="24"/>
          <w:szCs w:val="24"/>
        </w:rPr>
        <w:t xml:space="preserve">. </w:t>
      </w:r>
      <w:r w:rsidR="00F904F2">
        <w:rPr>
          <w:rFonts w:ascii="Times New Roman" w:hAnsi="Times New Roman" w:cs="Times New Roman"/>
          <w:sz w:val="24"/>
          <w:szCs w:val="24"/>
        </w:rPr>
        <w:t xml:space="preserve">Небольшие колебания </w:t>
      </w:r>
      <w:r w:rsidR="00523621">
        <w:rPr>
          <w:rFonts w:ascii="Times New Roman" w:hAnsi="Times New Roman" w:cs="Times New Roman"/>
          <w:sz w:val="24"/>
          <w:szCs w:val="24"/>
        </w:rPr>
        <w:t>положения и ориентации</w:t>
      </w:r>
      <w:r w:rsidR="00F904F2">
        <w:rPr>
          <w:rFonts w:ascii="Times New Roman" w:hAnsi="Times New Roman" w:cs="Times New Roman"/>
          <w:sz w:val="24"/>
          <w:szCs w:val="24"/>
        </w:rPr>
        <w:t xml:space="preserve"> камеры, вызванные влиянием различных внешних факторов, приводят к тому, что контуры на двух изображениях могут не совпадать. Это приводит к уменьшению оценки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F904F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904F2" w:rsidRPr="00F904F2">
        <w:rPr>
          <w:rFonts w:ascii="Times New Roman" w:eastAsiaTheme="minorEastAsia" w:hAnsi="Times New Roman" w:cs="Times New Roman"/>
          <w:sz w:val="24"/>
          <w:szCs w:val="24"/>
          <w:highlight w:val="yellow"/>
        </w:rPr>
        <w:t>(2)</w:t>
      </w:r>
      <w:r w:rsidR="00F904F2">
        <w:rPr>
          <w:rFonts w:ascii="Times New Roman" w:hAnsi="Times New Roman" w:cs="Times New Roman"/>
          <w:sz w:val="24"/>
          <w:szCs w:val="24"/>
        </w:rPr>
        <w:t xml:space="preserve">  даже в случае хорошо видимых контуров. </w:t>
      </w:r>
      <w:r w:rsidR="00523621">
        <w:rPr>
          <w:rFonts w:ascii="Times New Roman" w:hAnsi="Times New Roman" w:cs="Times New Roman"/>
          <w:sz w:val="24"/>
          <w:szCs w:val="24"/>
        </w:rPr>
        <w:t xml:space="preserve">Чтобы устранить влияние колебаний камеры на оценку решим задачу максимизации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523621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параметров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,r</m:t>
            </m:r>
          </m:e>
        </m:d>
      </m:oMath>
      <w:r w:rsidR="00523621" w:rsidRPr="0052362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523621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</m:oMath>
      <w:r w:rsidR="00523621" w:rsidRPr="005236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23621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 w:rsidR="00523621">
        <w:rPr>
          <w:rFonts w:ascii="Times New Roman" w:eastAsiaTheme="minorEastAsia" w:hAnsi="Times New Roman" w:cs="Times New Roman"/>
          <w:sz w:val="24"/>
          <w:szCs w:val="24"/>
        </w:rPr>
        <w:t xml:space="preserve"> – смещение изображения по горизонтальной и вертикальной оси, 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="00523621" w:rsidRPr="00523621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523621">
        <w:rPr>
          <w:rFonts w:ascii="Times New Roman" w:eastAsiaTheme="minorEastAsia" w:hAnsi="Times New Roman" w:cs="Times New Roman"/>
          <w:sz w:val="24"/>
          <w:szCs w:val="24"/>
        </w:rPr>
        <w:t>плоский поворот вокруг центра изображения.</w:t>
      </w:r>
      <w:r w:rsidR="003951AD">
        <w:rPr>
          <w:rFonts w:ascii="Times New Roman" w:eastAsiaTheme="minorEastAsia" w:hAnsi="Times New Roman" w:cs="Times New Roman"/>
          <w:sz w:val="24"/>
          <w:szCs w:val="24"/>
        </w:rPr>
        <w:t xml:space="preserve"> Оценка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3951AD">
        <w:rPr>
          <w:rFonts w:ascii="Times New Roman" w:eastAsiaTheme="minorEastAsia" w:hAnsi="Times New Roman" w:cs="Times New Roman"/>
          <w:sz w:val="24"/>
          <w:szCs w:val="24"/>
        </w:rPr>
        <w:t xml:space="preserve"> слабо зависит от того, насколько хорошо совпадают границы на двух изображениях в диапазоне </w:t>
      </w:r>
      <w:r w:rsidR="003951AD" w:rsidRPr="003951A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="003951AD" w:rsidRPr="003951A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3951AD">
        <w:rPr>
          <w:rFonts w:ascii="Times New Roman" w:eastAsiaTheme="minorEastAsia" w:hAnsi="Times New Roman" w:cs="Times New Roman"/>
          <w:sz w:val="24"/>
          <w:szCs w:val="24"/>
        </w:rPr>
        <w:t xml:space="preserve">и может меняться скачкообразно при изменении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</m:oMath>
      <w:r w:rsidR="003951AD">
        <w:rPr>
          <w:rFonts w:ascii="Times New Roman" w:eastAsiaTheme="minorEastAsia" w:hAnsi="Times New Roman" w:cs="Times New Roman"/>
          <w:sz w:val="24"/>
          <w:szCs w:val="24"/>
        </w:rPr>
        <w:t xml:space="preserve">, в момент, когда какой-либо из сопоставленных контуров отдаляется от своей пары на расстояние, большее, чем </w:t>
      </w:r>
      <w:r w:rsidR="003951AD" w:rsidRPr="003951A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R</w:t>
      </w:r>
      <w:r w:rsidR="003951AD">
        <w:rPr>
          <w:rFonts w:ascii="Times New Roman" w:eastAsiaTheme="minorEastAsia" w:hAnsi="Times New Roman" w:cs="Times New Roman"/>
          <w:sz w:val="24"/>
          <w:szCs w:val="24"/>
        </w:rPr>
        <w:t>. Поэтому, для задачи м</w:t>
      </w:r>
      <w:r w:rsidR="00306719">
        <w:rPr>
          <w:rFonts w:ascii="Times New Roman" w:eastAsiaTheme="minorEastAsia" w:hAnsi="Times New Roman" w:cs="Times New Roman"/>
          <w:sz w:val="24"/>
          <w:szCs w:val="24"/>
        </w:rPr>
        <w:t>аксимизации</w:t>
      </w:r>
      <w:r w:rsidR="003951AD">
        <w:rPr>
          <w:rFonts w:ascii="Times New Roman" w:eastAsiaTheme="minorEastAsia" w:hAnsi="Times New Roman" w:cs="Times New Roman"/>
          <w:sz w:val="24"/>
          <w:szCs w:val="24"/>
        </w:rPr>
        <w:t xml:space="preserve"> лучше подойдет оценка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Q</m:t>
        </m:r>
      </m:oMath>
      <w:r w:rsidR="00306719">
        <w:rPr>
          <w:rFonts w:ascii="Times New Roman" w:eastAsiaTheme="minorEastAsia" w:hAnsi="Times New Roman" w:cs="Times New Roman"/>
          <w:sz w:val="24"/>
          <w:szCs w:val="24"/>
        </w:rPr>
        <w:t>, учитывающая</w:t>
      </w:r>
      <w:r w:rsidR="003951AD">
        <w:rPr>
          <w:rFonts w:ascii="Times New Roman" w:eastAsiaTheme="minorEastAsia" w:hAnsi="Times New Roman" w:cs="Times New Roman"/>
          <w:sz w:val="24"/>
          <w:szCs w:val="24"/>
        </w:rPr>
        <w:t xml:space="preserve"> расстояние между сопоставленными контурами</w:t>
      </w:r>
      <w:r w:rsidR="003951AD" w:rsidRPr="003951AD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951AD" w:rsidRPr="001F71B1" w:rsidRDefault="005C12A3" w:rsidP="00F904F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Q=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j∈G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3951AD" w:rsidRPr="00306719" w:rsidRDefault="005C12A3" w:rsidP="00F904F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</m:sub>
        </m:sSub>
      </m:oMath>
      <w:r w:rsidRPr="005C12A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определено в </w:t>
      </w:r>
      <w:r w:rsidRPr="005C12A3">
        <w:rPr>
          <w:rFonts w:ascii="Times New Roman" w:eastAsiaTheme="minorEastAsia" w:hAnsi="Times New Roman" w:cs="Times New Roman"/>
          <w:sz w:val="24"/>
          <w:szCs w:val="24"/>
          <w:highlight w:val="yellow"/>
        </w:rPr>
        <w:t>(1)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а множество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G</m:t>
        </m:r>
      </m:oMath>
      <w:r w:rsidRPr="005C12A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получается в результате работы алгоритма из </w:t>
      </w:r>
      <w:r w:rsidRPr="005C12A3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раздела 2.3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06719">
        <w:rPr>
          <w:rFonts w:ascii="Times New Roman" w:eastAsiaTheme="minorEastAsia" w:hAnsi="Times New Roman" w:cs="Times New Roman"/>
          <w:sz w:val="24"/>
          <w:szCs w:val="24"/>
        </w:rPr>
        <w:t xml:space="preserve">Оценка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Q</m:t>
        </m:r>
      </m:oMath>
      <w:r w:rsidR="00306719">
        <w:rPr>
          <w:rFonts w:ascii="Times New Roman" w:eastAsiaTheme="minorEastAsia" w:hAnsi="Times New Roman" w:cs="Times New Roman"/>
          <w:sz w:val="24"/>
          <w:szCs w:val="24"/>
        </w:rPr>
        <w:t xml:space="preserve"> зависит от того, как два изображения позиционированы и ориентированы относительно друг друга перед сопоставлением: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306719" w:rsidRPr="0030671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005AE4" w:rsidRDefault="00514CF1" w:rsidP="00514CF1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Решение задачи максимизации будем проводить на трёхмерной сетке с шагом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sub>
        </m:sSub>
      </m:oMath>
      <w:r w:rsidRPr="00514CF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по параметрам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sub>
        </m:sSub>
      </m:oMath>
      <w:r w:rsidR="00DE5B48">
        <w:rPr>
          <w:rFonts w:ascii="Times New Roman" w:eastAsiaTheme="minorEastAsia" w:hAnsi="Times New Roman" w:cs="Times New Roman"/>
          <w:sz w:val="24"/>
          <w:szCs w:val="24"/>
        </w:rPr>
        <w:t xml:space="preserve"> и с шагом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sub>
        </m:sSub>
      </m:oMath>
      <w:r w:rsidR="00DE5B48" w:rsidRPr="00DE5B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5B48">
        <w:rPr>
          <w:rFonts w:ascii="Times New Roman" w:eastAsiaTheme="minorEastAsia" w:hAnsi="Times New Roman" w:cs="Times New Roman"/>
          <w:sz w:val="24"/>
          <w:szCs w:val="24"/>
        </w:rPr>
        <w:t xml:space="preserve">по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 w:rsidR="00DE5B4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05AE4" w:rsidRPr="00005AE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05AE4">
        <w:rPr>
          <w:rFonts w:ascii="Times New Roman" w:eastAsiaTheme="minorEastAsia" w:hAnsi="Times New Roman" w:cs="Times New Roman"/>
          <w:sz w:val="24"/>
          <w:szCs w:val="24"/>
        </w:rPr>
        <w:t xml:space="preserve">Шаги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sub>
        </m:sSub>
      </m:oMath>
      <w:r w:rsidR="00005AE4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sub>
        </m:sSub>
      </m:oMath>
      <w:r w:rsidR="00005AE4">
        <w:rPr>
          <w:rFonts w:ascii="Times New Roman" w:eastAsiaTheme="minorEastAsia" w:hAnsi="Times New Roman" w:cs="Times New Roman"/>
          <w:sz w:val="24"/>
          <w:szCs w:val="24"/>
        </w:rPr>
        <w:t xml:space="preserve"> определяются порогом точности параметрических линий: </w:t>
      </w:r>
    </w:p>
    <w:p w:rsidR="00514CF1" w:rsidRPr="00005AE4" w:rsidRDefault="006A513B" w:rsidP="00514CF1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005AE4" w:rsidRPr="00005AE4" w:rsidRDefault="006A513B" w:rsidP="00514CF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max</m:t>
                          </m:r>
                        </m:sub>
                      </m:sSub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max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w,h</m:t>
                              </m:r>
                            </m:e>
                          </m:d>
                        </m:e>
                      </m:func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6673EB" w:rsidRDefault="00634C26" w:rsidP="00F904F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="006673EB">
        <w:rPr>
          <w:rFonts w:ascii="Times New Roman" w:hAnsi="Times New Roman" w:cs="Times New Roman"/>
          <w:sz w:val="24"/>
          <w:szCs w:val="24"/>
        </w:rPr>
        <w:t xml:space="preserve">де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w</m:t>
        </m:r>
      </m:oMath>
      <w:r w:rsidR="006673EB" w:rsidRPr="006673EB">
        <w:rPr>
          <w:rFonts w:ascii="Times New Roman" w:hAnsi="Times New Roman" w:cs="Times New Roman"/>
          <w:sz w:val="24"/>
          <w:szCs w:val="24"/>
        </w:rPr>
        <w:t xml:space="preserve"> </w:t>
      </w:r>
      <w:r w:rsidR="006673EB">
        <w:rPr>
          <w:rFonts w:ascii="Times New Roman" w:hAnsi="Times New Roman" w:cs="Times New Roman"/>
          <w:sz w:val="24"/>
          <w:szCs w:val="24"/>
        </w:rPr>
        <w:t xml:space="preserve">и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="006673EB" w:rsidRPr="006673EB">
        <w:rPr>
          <w:rFonts w:ascii="Times New Roman" w:hAnsi="Times New Roman" w:cs="Times New Roman"/>
          <w:sz w:val="24"/>
          <w:szCs w:val="24"/>
        </w:rPr>
        <w:t xml:space="preserve"> </w:t>
      </w:r>
      <w:r w:rsidR="006673EB" w:rsidRPr="006673EB">
        <w:rPr>
          <w:rFonts w:ascii="Times New Roman" w:hAnsi="Times New Roman" w:cs="Times New Roman"/>
          <w:sz w:val="24"/>
          <w:szCs w:val="24"/>
        </w:rPr>
        <w:softHyphen/>
        <w:t xml:space="preserve">– </w:t>
      </w:r>
      <w:r w:rsidR="006673EB">
        <w:rPr>
          <w:rFonts w:ascii="Times New Roman" w:hAnsi="Times New Roman" w:cs="Times New Roman"/>
          <w:sz w:val="24"/>
          <w:szCs w:val="24"/>
        </w:rPr>
        <w:t>ширина и высота изображений.</w:t>
      </w:r>
      <w:r w:rsidR="00E02851">
        <w:rPr>
          <w:rFonts w:ascii="Times New Roman" w:hAnsi="Times New Roman" w:cs="Times New Roman"/>
          <w:sz w:val="24"/>
          <w:szCs w:val="24"/>
        </w:rPr>
        <w:t xml:space="preserve"> </w:t>
      </w:r>
      <w:r w:rsidR="00A55789">
        <w:rPr>
          <w:rFonts w:ascii="Times New Roman" w:hAnsi="Times New Roman" w:cs="Times New Roman"/>
          <w:sz w:val="24"/>
          <w:szCs w:val="24"/>
        </w:rPr>
        <w:t xml:space="preserve">Для поиска оценки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A55789">
        <w:rPr>
          <w:rFonts w:ascii="Times New Roman" w:eastAsiaTheme="minorEastAsia" w:hAnsi="Times New Roman" w:cs="Times New Roman"/>
          <w:sz w:val="24"/>
          <w:szCs w:val="24"/>
        </w:rPr>
        <w:t xml:space="preserve"> вершины контуров одного из двух сопоставляемых изображений преобразуются согласно следующему правилу:</w:t>
      </w:r>
    </w:p>
    <w:p w:rsidR="00A55789" w:rsidRDefault="006A513B" w:rsidP="00F904F2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b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p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=Av-A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0.5w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0.5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h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0.5w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0.5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h</m:t>
                    </m:r>
                  </m:e>
                </m:mr>
              </m:m>
            </m:e>
          </m:d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812184" w:rsidRPr="00812184" w:rsidRDefault="00306719" w:rsidP="00F904F2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i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A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</m:func>
                  </m:e>
                </m:mr>
              </m:m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A55789" w:rsidRDefault="002D0D35" w:rsidP="00F904F2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Pr="002D0D35">
        <w:rPr>
          <w:rFonts w:ascii="Times New Roman" w:eastAsiaTheme="minorEastAsia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исходное положение некоторой вершины контура, заданное в системе координат изображения, а </w:t>
      </w:r>
      <m:oMath>
        <m:sSup>
          <m:sSupPr>
            <m:ctrlPr>
              <w:rPr>
                <w:rFonts w:ascii="Cambria Math" w:eastAsiaTheme="minorEastAsia" w:hAnsi="Cambria Math" w:cs="Times New Roman"/>
                <w:b/>
                <w:sz w:val="24"/>
                <w:szCs w:val="2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 смещенное и повернутое согласно вектору параметров положение вершины, также заданное в системе координат изображения.</w:t>
      </w:r>
    </w:p>
    <w:p w:rsidR="003665FB" w:rsidRPr="007D3B23" w:rsidRDefault="005B4CA1" w:rsidP="003665F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3665FB">
        <w:rPr>
          <w:rFonts w:ascii="Times New Roman" w:eastAsiaTheme="minorEastAsia" w:hAnsi="Times New Roman" w:cs="Times New Roman"/>
          <w:sz w:val="24"/>
          <w:szCs w:val="24"/>
        </w:rPr>
        <w:t xml:space="preserve">ектор параметров инициализируется нулевыми значениями: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0,0,0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На </w:t>
      </w:r>
      <w:r w:rsidRPr="005B4CA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Pr="005B4CA1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ом шаге</w:t>
      </w:r>
      <w:r w:rsidR="00021A7B" w:rsidRPr="00021A7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</w:rPr>
          <m:t>&gt;0</m:t>
        </m:r>
      </m:oMath>
      <w:r w:rsidR="00021A7B" w:rsidRPr="00021A7B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численно вычисляется </w:t>
      </w:r>
      <w:r w:rsidR="007D3B23">
        <w:rPr>
          <w:rFonts w:ascii="Times New Roman" w:eastAsiaTheme="minorEastAsia" w:hAnsi="Times New Roman" w:cs="Times New Roman"/>
          <w:sz w:val="24"/>
          <w:szCs w:val="24"/>
        </w:rPr>
        <w:t>градиент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оценки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5B4CA1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B4CA1" w:rsidRDefault="00D24191" w:rsidP="003665F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ky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-Q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ky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s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ky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-Q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ky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sub>
                        </m:sSub>
                      </m:den>
                    </m:f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ky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-Q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kx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ky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∆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r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  (3)</m:t>
          </m:r>
        </m:oMath>
      </m:oMathPara>
    </w:p>
    <w:p w:rsidR="005B4CA1" w:rsidRDefault="00BA7F07" w:rsidP="00607EC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Определим вектор</w:t>
      </w:r>
      <w:r w:rsidR="003F5FFD">
        <w:rPr>
          <w:rFonts w:ascii="Times New Roman" w:hAnsi="Times New Roman" w:cs="Times New Roman"/>
          <w:sz w:val="24"/>
          <w:szCs w:val="24"/>
        </w:rPr>
        <w:t>ы,</w:t>
      </w:r>
      <w:r>
        <w:rPr>
          <w:rFonts w:ascii="Times New Roman" w:hAnsi="Times New Roman" w:cs="Times New Roman"/>
          <w:sz w:val="24"/>
          <w:szCs w:val="24"/>
        </w:rPr>
        <w:t xml:space="preserve"> направлен</w:t>
      </w:r>
      <w:r w:rsidR="003F5FFD">
        <w:rPr>
          <w:rFonts w:ascii="Times New Roman" w:hAnsi="Times New Roman" w:cs="Times New Roman"/>
          <w:sz w:val="24"/>
          <w:szCs w:val="24"/>
        </w:rPr>
        <w:t>ные</w:t>
      </w:r>
      <w:r>
        <w:rPr>
          <w:rFonts w:ascii="Times New Roman" w:hAnsi="Times New Roman" w:cs="Times New Roman"/>
          <w:sz w:val="24"/>
          <w:szCs w:val="24"/>
        </w:rPr>
        <w:t xml:space="preserve"> из точки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</m:oMath>
      <w:r w:rsidRPr="00BA7F0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в </w:t>
      </w:r>
      <w:r w:rsidR="003F5FFD">
        <w:rPr>
          <w:rFonts w:ascii="Times New Roman" w:eastAsiaTheme="minorEastAsia" w:hAnsi="Times New Roman" w:cs="Times New Roman"/>
          <w:sz w:val="24"/>
          <w:szCs w:val="24"/>
        </w:rPr>
        <w:t>один из соседних узлов сетки:</w:t>
      </w:r>
    </w:p>
    <w:p w:rsidR="003F5FFD" w:rsidRPr="003F5FFD" w:rsidRDefault="006A513B" w:rsidP="00607EC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ijl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j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i,j,l=-1,0,1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∧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i≠0∨j≠0∨l≠0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</m:oMath>
      </m:oMathPara>
    </w:p>
    <w:p w:rsidR="003F5FFD" w:rsidRPr="00414524" w:rsidRDefault="00873951" w:rsidP="00607EC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Используя векторы направления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ijl</m:t>
            </m:r>
          </m:sub>
        </m:sSub>
      </m:oMath>
      <w:r w:rsidR="0041452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D3E00">
        <w:rPr>
          <w:rFonts w:ascii="Times New Roman" w:eastAsiaTheme="minorEastAsia" w:hAnsi="Times New Roman" w:cs="Times New Roman"/>
          <w:sz w:val="24"/>
          <w:szCs w:val="24"/>
        </w:rPr>
        <w:t>рассчитаем</w:t>
      </w:r>
      <w:r w:rsidR="00414524">
        <w:rPr>
          <w:rFonts w:ascii="Times New Roman" w:eastAsiaTheme="minorEastAsia" w:hAnsi="Times New Roman" w:cs="Times New Roman"/>
          <w:sz w:val="24"/>
          <w:szCs w:val="24"/>
        </w:rPr>
        <w:t xml:space="preserve"> приращение вектора параметров на </w:t>
      </w:r>
      <w:r w:rsidR="00306719" w:rsidRPr="00306719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k</w:t>
      </w:r>
      <w:r w:rsidR="00414524">
        <w:rPr>
          <w:rFonts w:ascii="Times New Roman" w:eastAsiaTheme="minorEastAsia" w:hAnsi="Times New Roman" w:cs="Times New Roman"/>
          <w:sz w:val="24"/>
          <w:szCs w:val="24"/>
        </w:rPr>
        <w:t>-ом шаге:</w:t>
      </w:r>
    </w:p>
    <w:p w:rsidR="00BA7F07" w:rsidRDefault="006A513B" w:rsidP="00607EC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 (4)</m:t>
          </m:r>
        </m:oMath>
      </m:oMathPara>
    </w:p>
    <w:p w:rsidR="004B7401" w:rsidRPr="004B7401" w:rsidRDefault="006A513B" w:rsidP="00607EC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arg max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i,j,l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ijl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ijl</m:t>
                          </m:r>
                        </m:sub>
                      </m:sSub>
                    </m:e>
                  </m:d>
                </m:den>
              </m:f>
            </m:e>
          </m:func>
          <m:r>
            <m:rPr>
              <m:sty m:val="b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4B7401" w:rsidRDefault="007144CF" w:rsidP="00607EC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Согласно формуле </w:t>
      </w:r>
      <w:r w:rsidRPr="00306719">
        <w:rPr>
          <w:rFonts w:ascii="Times New Roman" w:hAnsi="Times New Roman" w:cs="Times New Roman"/>
          <w:sz w:val="24"/>
          <w:szCs w:val="24"/>
          <w:highlight w:val="yellow"/>
        </w:rPr>
        <w:t>(4)</w:t>
      </w:r>
      <w:r>
        <w:rPr>
          <w:rFonts w:ascii="Times New Roman" w:hAnsi="Times New Roman" w:cs="Times New Roman"/>
          <w:sz w:val="24"/>
          <w:szCs w:val="24"/>
        </w:rPr>
        <w:t xml:space="preserve"> точка решения смещается по узлам сетки в направлении, наиболее близком к направлению наискорейшего роста функции. Движение по узлам сетки позволяет упростить вычисление </w:t>
      </w:r>
      <w:r w:rsidRPr="00306719">
        <w:rPr>
          <w:rFonts w:ascii="Times New Roman" w:hAnsi="Times New Roman" w:cs="Times New Roman"/>
          <w:sz w:val="24"/>
          <w:szCs w:val="24"/>
          <w:highlight w:val="yellow"/>
        </w:rPr>
        <w:t>(3)</w:t>
      </w:r>
      <w:r>
        <w:rPr>
          <w:rFonts w:ascii="Times New Roman" w:hAnsi="Times New Roman" w:cs="Times New Roman"/>
          <w:sz w:val="24"/>
          <w:szCs w:val="24"/>
        </w:rPr>
        <w:t xml:space="preserve">, так как для всех шагов, начиная со второго, оценки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для некоторых сочетаний параметров оказываются рассчитанными на предыдущих шагах.</w:t>
      </w:r>
    </w:p>
    <w:p w:rsidR="004B24C4" w:rsidRPr="00A720C7" w:rsidRDefault="00303761" w:rsidP="000961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Шаг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считается последним, если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≤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021A7B">
        <w:rPr>
          <w:rFonts w:ascii="Times New Roman" w:eastAsiaTheme="minorEastAsia" w:hAnsi="Times New Roman" w:cs="Times New Roman"/>
          <w:sz w:val="24"/>
          <w:szCs w:val="24"/>
        </w:rPr>
        <w:t xml:space="preserve">, а оценка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σ</m:t>
        </m:r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021A7B">
        <w:rPr>
          <w:rFonts w:ascii="Times New Roman" w:eastAsiaTheme="minorEastAsia" w:hAnsi="Times New Roman" w:cs="Times New Roman"/>
          <w:sz w:val="24"/>
          <w:szCs w:val="24"/>
        </w:rPr>
        <w:t xml:space="preserve"> считается оценкой видимости контуров одного изображения на другом.</w:t>
      </w:r>
      <w:r w:rsidR="009546E4" w:rsidRPr="009546E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546E4" w:rsidRPr="009546E4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5</w:t>
      </w:r>
      <w:r w:rsidR="009546E4">
        <w:rPr>
          <w:rFonts w:ascii="Times New Roman" w:eastAsiaTheme="minorEastAsia" w:hAnsi="Times New Roman" w:cs="Times New Roman"/>
          <w:sz w:val="24"/>
          <w:szCs w:val="24"/>
        </w:rPr>
        <w:t xml:space="preserve"> отображает результаты решения задачи максимизации для двух пар изображений вулканов. Одно из изображений на </w:t>
      </w:r>
      <w:r w:rsidR="009546E4" w:rsidRPr="009546E4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5а</w:t>
      </w:r>
      <w:r w:rsidR="009546E4">
        <w:rPr>
          <w:rFonts w:ascii="Times New Roman" w:eastAsiaTheme="minorEastAsia" w:hAnsi="Times New Roman" w:cs="Times New Roman"/>
          <w:sz w:val="24"/>
          <w:szCs w:val="24"/>
        </w:rPr>
        <w:t xml:space="preserve"> смещено относительно другого на 12 пикселей влево по горизонтальной и 30 пикселей вверх по вертикальной оси, поворот между изображениями отсутствует. В результате решения </w:t>
      </w:r>
      <w:r w:rsidR="00A720C7">
        <w:rPr>
          <w:rFonts w:ascii="Times New Roman" w:eastAsiaTheme="minorEastAsia" w:hAnsi="Times New Roman" w:cs="Times New Roman"/>
          <w:sz w:val="24"/>
          <w:szCs w:val="24"/>
        </w:rPr>
        <w:t xml:space="preserve">задачи максимизации за 17 шагов была найдена лучшая оценка, соответствующая вектору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-12, 30,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0.3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∘</m:t>
                </m:r>
              </m:sup>
            </m:sSup>
          </m:e>
        </m:d>
      </m:oMath>
      <w:r w:rsidR="00A720C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720C7">
        <w:rPr>
          <w:rFonts w:ascii="Times New Roman" w:eastAsiaTheme="minorEastAsia" w:hAnsi="Times New Roman" w:cs="Times New Roman"/>
          <w:sz w:val="24"/>
          <w:szCs w:val="24"/>
        </w:rPr>
        <w:softHyphen/>
        <w:t xml:space="preserve">– </w:t>
      </w:r>
      <w:r w:rsidR="00A720C7" w:rsidRPr="00A720C7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5в</w:t>
      </w:r>
      <w:r w:rsidR="00A720C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56E9F">
        <w:rPr>
          <w:rFonts w:ascii="Times New Roman" w:eastAsiaTheme="minorEastAsia" w:hAnsi="Times New Roman" w:cs="Times New Roman"/>
          <w:sz w:val="24"/>
          <w:szCs w:val="24"/>
        </w:rPr>
        <w:t xml:space="preserve"> На </w:t>
      </w:r>
      <w:r w:rsidR="00756E9F" w:rsidRPr="00756E9F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5б</w:t>
      </w:r>
      <w:r w:rsidR="00756E9F">
        <w:rPr>
          <w:rFonts w:ascii="Times New Roman" w:eastAsiaTheme="minorEastAsia" w:hAnsi="Times New Roman" w:cs="Times New Roman"/>
          <w:sz w:val="24"/>
          <w:szCs w:val="24"/>
        </w:rPr>
        <w:t xml:space="preserve"> одно изображение смещено относительно другого влево и вниз на 10 пикселей, а также повёрнуто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∘</m:t>
            </m:r>
          </m:sup>
        </m:sSup>
      </m:oMath>
      <w:r w:rsidR="00756E9F">
        <w:rPr>
          <w:rFonts w:ascii="Times New Roman" w:eastAsiaTheme="minorEastAsia" w:hAnsi="Times New Roman" w:cs="Times New Roman"/>
          <w:sz w:val="24"/>
          <w:szCs w:val="24"/>
        </w:rPr>
        <w:t xml:space="preserve">. В результате решения задачи максимизации за 16 шагов найден вектор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-10, -12,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4.8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∘</m:t>
                </m:r>
              </m:sup>
            </m:sSup>
          </m:e>
        </m:d>
      </m:oMath>
      <w:r w:rsidR="00756E9F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 w:rsidR="00756E9F" w:rsidRPr="00756E9F">
        <w:rPr>
          <w:rFonts w:ascii="Times New Roman" w:eastAsiaTheme="minorEastAsia" w:hAnsi="Times New Roman" w:cs="Times New Roman"/>
          <w:sz w:val="24"/>
          <w:szCs w:val="24"/>
          <w:highlight w:val="yellow"/>
        </w:rPr>
        <w:t>рис. 5г</w:t>
      </w:r>
      <w:r w:rsidR="00756E9F">
        <w:rPr>
          <w:rFonts w:ascii="Times New Roman" w:eastAsiaTheme="minorEastAsia" w:hAnsi="Times New Roman" w:cs="Times New Roman"/>
          <w:sz w:val="24"/>
          <w:szCs w:val="24"/>
        </w:rPr>
        <w:t>. В обеих задачах найденный вектор параметров лежит в пределах размера ячейки сетки от истинного значения, что позволяет получить максимальную оценку перекрытия.</w:t>
      </w:r>
    </w:p>
    <w:p w:rsidR="002978A7" w:rsidRPr="009546E4" w:rsidRDefault="002978A7" w:rsidP="0009616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2978A7" w:rsidRDefault="002978A7" w:rsidP="002978A7">
      <w:pPr>
        <w:keepNext/>
        <w:spacing w:after="0" w:line="240" w:lineRule="auto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73755"/>
            <wp:effectExtent l="19050" t="0" r="3175" b="0"/>
            <wp:docPr id="5" name="Рисунок 4" descr="ris5_maximiz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5_maximizatio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A7" w:rsidRPr="002978A7" w:rsidRDefault="002978A7" w:rsidP="002978A7">
      <w:pPr>
        <w:pStyle w:val="a6"/>
        <w:jc w:val="center"/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</w:pPr>
      <w:r w:rsidRPr="002978A7">
        <w:rPr>
          <w:rFonts w:ascii="Times New Roman" w:hAnsi="Times New Roman" w:cs="Times New Roman"/>
          <w:color w:val="auto"/>
          <w:sz w:val="24"/>
          <w:szCs w:val="24"/>
        </w:rPr>
        <w:t xml:space="preserve">Рис. </w:t>
      </w:r>
      <w:r w:rsidR="006A513B" w:rsidRPr="002978A7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2978A7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Рис. \* ARABIC </w:instrText>
      </w:r>
      <w:r w:rsidR="006A513B" w:rsidRPr="002978A7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482CA8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="006A513B" w:rsidRPr="002978A7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2978A7">
        <w:rPr>
          <w:rFonts w:ascii="Times New Roman" w:hAnsi="Times New Roman" w:cs="Times New Roman"/>
          <w:color w:val="auto"/>
          <w:sz w:val="24"/>
          <w:szCs w:val="24"/>
        </w:rPr>
        <w:t>:</w:t>
      </w:r>
      <w:r w:rsidRPr="002978A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Сопоставленные границы на изображениях: а – смещённых относительно друг друга, б – смещённых и развёрнутых относительно друг друга; графики  роста оценки </w:t>
      </w:r>
      <m:oMath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</w:rPr>
          <m:t>Q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(</m:t>
        </m:r>
        <m:sSub>
          <m:sSubPr>
            <m:ctrlPr>
              <w:rPr>
                <w:rFonts w:ascii="Cambria Math" w:hAnsi="Times New Roman" w:cs="Times New Roman"/>
                <w:b w:val="0"/>
                <w:i/>
                <w:color w:val="auto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k</m:t>
            </m:r>
          </m:sub>
        </m:sSub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)</m:t>
        </m:r>
      </m:oMath>
      <w:r w:rsidRPr="002978A7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 xml:space="preserve"> в процессе решение задачи максимизации: в – для изображений а, г – для изображений б.</w:t>
      </w:r>
    </w:p>
    <w:p w:rsidR="002978A7" w:rsidRPr="002978A7" w:rsidRDefault="002978A7" w:rsidP="00096164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8091A" w:rsidRPr="00C5489C" w:rsidRDefault="00C8091A" w:rsidP="00F904F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0506" w:rsidRPr="00ED0506" w:rsidRDefault="005250D3" w:rsidP="00ED050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>2.5. Эталонные контуры</w:t>
      </w:r>
      <w:r w:rsidR="00AC54DD" w:rsidRPr="000B52CD">
        <w:rPr>
          <w:rFonts w:ascii="Times New Roman" w:hAnsi="Times New Roman" w:cs="Times New Roman"/>
          <w:sz w:val="24"/>
          <w:szCs w:val="24"/>
        </w:rPr>
        <w:t xml:space="preserve">. </w:t>
      </w:r>
      <w:r w:rsidR="00ED0506">
        <w:rPr>
          <w:rFonts w:ascii="Times New Roman" w:hAnsi="Times New Roman" w:cs="Times New Roman"/>
          <w:sz w:val="24"/>
          <w:szCs w:val="24"/>
        </w:rPr>
        <w:t xml:space="preserve">Чтобы определить видимость вулкана на каком-либо снимке, необходимо сравнить контуры, выделенные на этом снимке с эталонными контурами. Эталонные контуры – это такие контуры вулкана, которые сохраняются независимо от времени года. Как правило, это очертания самой горы и основных хребтов. Для </w:t>
      </w:r>
      <w:r w:rsidR="004207C0">
        <w:rPr>
          <w:rFonts w:ascii="Times New Roman" w:hAnsi="Times New Roman" w:cs="Times New Roman"/>
          <w:sz w:val="24"/>
          <w:szCs w:val="24"/>
        </w:rPr>
        <w:t>построения</w:t>
      </w:r>
      <w:r w:rsidR="00ED0506">
        <w:rPr>
          <w:rFonts w:ascii="Times New Roman" w:hAnsi="Times New Roman" w:cs="Times New Roman"/>
          <w:sz w:val="24"/>
          <w:szCs w:val="24"/>
        </w:rPr>
        <w:t xml:space="preserve"> эталонных контуров используется некоторое</w:t>
      </w:r>
      <w:r w:rsidR="00186F0F">
        <w:rPr>
          <w:rFonts w:ascii="Times New Roman" w:hAnsi="Times New Roman" w:cs="Times New Roman"/>
          <w:sz w:val="24"/>
          <w:szCs w:val="24"/>
        </w:rPr>
        <w:t xml:space="preserve"> небольшое</w:t>
      </w:r>
      <w:r w:rsidR="00ED0506">
        <w:rPr>
          <w:rFonts w:ascii="Times New Roman" w:hAnsi="Times New Roman" w:cs="Times New Roman"/>
          <w:sz w:val="24"/>
          <w:szCs w:val="24"/>
        </w:rPr>
        <w:t xml:space="preserve"> количество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="00ED0506">
        <w:rPr>
          <w:rFonts w:ascii="Times New Roman" w:hAnsi="Times New Roman" w:cs="Times New Roman"/>
          <w:sz w:val="24"/>
          <w:szCs w:val="24"/>
        </w:rPr>
        <w:t xml:space="preserve"> </w:t>
      </w:r>
      <w:r w:rsidR="00ED0506">
        <w:rPr>
          <w:rFonts w:ascii="Times New Roman" w:eastAsiaTheme="minorEastAsia" w:hAnsi="Times New Roman" w:cs="Times New Roman"/>
          <w:sz w:val="24"/>
          <w:szCs w:val="24"/>
        </w:rPr>
        <w:t>предварительно отобранных</w:t>
      </w:r>
      <w:r w:rsidR="00ED0506">
        <w:rPr>
          <w:rFonts w:ascii="Times New Roman" w:hAnsi="Times New Roman" w:cs="Times New Roman"/>
          <w:sz w:val="24"/>
          <w:szCs w:val="24"/>
        </w:rPr>
        <w:t xml:space="preserve"> изображений</w:t>
      </w:r>
      <w:r w:rsidR="00ED0506" w:rsidRPr="00ED0506">
        <w:rPr>
          <w:rFonts w:ascii="Times New Roman" w:hAnsi="Times New Roman" w:cs="Times New Roman"/>
          <w:sz w:val="24"/>
          <w:szCs w:val="24"/>
        </w:rPr>
        <w:t xml:space="preserve"> </w:t>
      </w:r>
      <w:r w:rsidR="00ED0506">
        <w:rPr>
          <w:rFonts w:ascii="Times New Roman" w:hAnsi="Times New Roman" w:cs="Times New Roman"/>
          <w:sz w:val="24"/>
          <w:szCs w:val="24"/>
        </w:rPr>
        <w:t>вулкана, полученных в ясную</w:t>
      </w:r>
      <w:r w:rsidR="00186F0F">
        <w:rPr>
          <w:rFonts w:ascii="Times New Roman" w:hAnsi="Times New Roman" w:cs="Times New Roman"/>
          <w:sz w:val="24"/>
          <w:szCs w:val="24"/>
        </w:rPr>
        <w:t xml:space="preserve"> погоду в разное время года – эталонных изображений.</w:t>
      </w:r>
    </w:p>
    <w:p w:rsidR="00A13369" w:rsidRDefault="00621A6D" w:rsidP="00186F0F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Контуры на всех эталонных изображениях сопоставляются между собой</w:t>
      </w:r>
      <w:r w:rsidR="00A13369" w:rsidRPr="00A13369">
        <w:rPr>
          <w:rFonts w:ascii="Times New Roman" w:hAnsi="Times New Roman" w:cs="Times New Roman"/>
          <w:sz w:val="24"/>
          <w:szCs w:val="24"/>
        </w:rPr>
        <w:t>. При этом для каждого сегмента рассчитывается количество раз, которое он</w:t>
      </w:r>
      <w:r w:rsidR="00A36467">
        <w:rPr>
          <w:rFonts w:ascii="Times New Roman" w:hAnsi="Times New Roman" w:cs="Times New Roman"/>
          <w:sz w:val="24"/>
          <w:szCs w:val="24"/>
        </w:rPr>
        <w:t xml:space="preserve"> помещался в множество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</m:t>
        </m:r>
      </m:oMath>
      <w:r w:rsidR="00A13369" w:rsidRPr="00A13369">
        <w:rPr>
          <w:rFonts w:ascii="Times New Roman" w:hAnsi="Times New Roman" w:cs="Times New Roman"/>
          <w:sz w:val="24"/>
          <w:szCs w:val="24"/>
        </w:rPr>
        <w:t xml:space="preserve"> </w:t>
      </w:r>
      <w:r w:rsidR="00A36467" w:rsidRPr="00A36467">
        <w:rPr>
          <w:rFonts w:ascii="Times New Roman" w:hAnsi="Times New Roman" w:cs="Times New Roman"/>
          <w:sz w:val="24"/>
          <w:szCs w:val="24"/>
        </w:rPr>
        <w:t>(</w:t>
      </w:r>
      <w:r w:rsidR="00A36467">
        <w:rPr>
          <w:rFonts w:ascii="Times New Roman" w:hAnsi="Times New Roman" w:cs="Times New Roman"/>
          <w:sz w:val="24"/>
          <w:szCs w:val="24"/>
        </w:rPr>
        <w:t xml:space="preserve">см. </w:t>
      </w:r>
      <w:r w:rsidR="00A36467" w:rsidRPr="00A36467">
        <w:rPr>
          <w:rFonts w:ascii="Times New Roman" w:hAnsi="Times New Roman" w:cs="Times New Roman"/>
          <w:sz w:val="24"/>
          <w:szCs w:val="24"/>
          <w:highlight w:val="yellow"/>
        </w:rPr>
        <w:t>раздел 2</w:t>
      </w:r>
      <w:r w:rsidR="00A36467">
        <w:rPr>
          <w:rFonts w:ascii="Times New Roman" w:hAnsi="Times New Roman" w:cs="Times New Roman"/>
          <w:sz w:val="24"/>
          <w:szCs w:val="24"/>
          <w:highlight w:val="yellow"/>
        </w:rPr>
        <w:t>.3</w:t>
      </w:r>
      <w:r w:rsidR="00A36467" w:rsidRPr="00A36467">
        <w:rPr>
          <w:rFonts w:ascii="Times New Roman" w:hAnsi="Times New Roman" w:cs="Times New Roman"/>
          <w:sz w:val="24"/>
          <w:szCs w:val="24"/>
        </w:rPr>
        <w:t>)</w:t>
      </w:r>
      <w:r w:rsidR="00A13369" w:rsidRPr="00A13369">
        <w:rPr>
          <w:rFonts w:ascii="Times New Roman" w:hAnsi="Times New Roman" w:cs="Times New Roman"/>
          <w:sz w:val="24"/>
          <w:szCs w:val="24"/>
        </w:rPr>
        <w:t xml:space="preserve">. Сегменты, которые </w:t>
      </w:r>
      <w:r w:rsidR="00A36467">
        <w:rPr>
          <w:rFonts w:ascii="Times New Roman" w:hAnsi="Times New Roman" w:cs="Times New Roman"/>
          <w:sz w:val="24"/>
          <w:szCs w:val="24"/>
        </w:rPr>
        <w:t>помечались</w:t>
      </w:r>
      <w:r w:rsidR="00A13369" w:rsidRPr="00A13369">
        <w:rPr>
          <w:rFonts w:ascii="Times New Roman" w:hAnsi="Times New Roman" w:cs="Times New Roman"/>
          <w:sz w:val="24"/>
          <w:szCs w:val="24"/>
        </w:rPr>
        <w:t xml:space="preserve"> не менее чем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γ</m:t>
        </m:r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="00A13369" w:rsidRPr="00A13369">
        <w:rPr>
          <w:rFonts w:ascii="Times New Roman" w:hAnsi="Times New Roman" w:cs="Times New Roman"/>
          <w:sz w:val="24"/>
          <w:szCs w:val="24"/>
        </w:rPr>
        <w:t xml:space="preserve"> раз, считаются эталонными. Коэффициент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γ</m:t>
        </m:r>
      </m:oMath>
      <w:r w:rsidR="00A13369" w:rsidRPr="00A13369">
        <w:rPr>
          <w:rFonts w:ascii="Times New Roman" w:hAnsi="Times New Roman" w:cs="Times New Roman"/>
          <w:sz w:val="24"/>
          <w:szCs w:val="24"/>
        </w:rPr>
        <w:t xml:space="preserve"> выбирается в диапазоне от 0.5 до 1.0. Из эталонных сегментов составляются эталонные границы. При этом если к эталонным границам был добавлен некоторый сегмент, все сегменты, которые образовывали с ним пары, уже не добавляются. На </w:t>
      </w:r>
      <w:r w:rsidR="00A13369" w:rsidRPr="000B204B">
        <w:rPr>
          <w:rFonts w:ascii="Times New Roman" w:hAnsi="Times New Roman" w:cs="Times New Roman"/>
          <w:sz w:val="24"/>
          <w:szCs w:val="24"/>
          <w:highlight w:val="yellow"/>
        </w:rPr>
        <w:t xml:space="preserve">рис. </w:t>
      </w:r>
      <w:r w:rsidR="000B204B" w:rsidRPr="000B204B">
        <w:rPr>
          <w:rFonts w:ascii="Times New Roman" w:hAnsi="Times New Roman" w:cs="Times New Roman"/>
          <w:sz w:val="24"/>
          <w:szCs w:val="24"/>
          <w:highlight w:val="yellow"/>
        </w:rPr>
        <w:t>6</w:t>
      </w:r>
      <w:r w:rsidR="00A13369" w:rsidRPr="00A13369">
        <w:rPr>
          <w:rFonts w:ascii="Times New Roman" w:hAnsi="Times New Roman" w:cs="Times New Roman"/>
          <w:sz w:val="24"/>
          <w:szCs w:val="24"/>
        </w:rPr>
        <w:t xml:space="preserve"> приведены примеры эталонных </w:t>
      </w:r>
      <w:r w:rsidR="00482CA8">
        <w:rPr>
          <w:rFonts w:ascii="Times New Roman" w:hAnsi="Times New Roman" w:cs="Times New Roman"/>
          <w:sz w:val="24"/>
          <w:szCs w:val="24"/>
        </w:rPr>
        <w:t>контуров</w:t>
      </w:r>
      <w:r w:rsidR="00A13369" w:rsidRPr="00A13369">
        <w:rPr>
          <w:rFonts w:ascii="Times New Roman" w:hAnsi="Times New Roman" w:cs="Times New Roman"/>
          <w:sz w:val="24"/>
          <w:szCs w:val="24"/>
        </w:rPr>
        <w:t xml:space="preserve">, полученных </w:t>
      </w:r>
      <w:r w:rsidR="000B204B">
        <w:rPr>
          <w:rFonts w:ascii="Times New Roman" w:hAnsi="Times New Roman" w:cs="Times New Roman"/>
          <w:sz w:val="24"/>
          <w:szCs w:val="24"/>
        </w:rPr>
        <w:t xml:space="preserve">при m=6: </w:t>
      </w:r>
      <w:r w:rsidR="000B204B" w:rsidRPr="000B204B">
        <w:rPr>
          <w:rFonts w:ascii="Times New Roman" w:hAnsi="Times New Roman" w:cs="Times New Roman"/>
          <w:sz w:val="24"/>
          <w:szCs w:val="24"/>
          <w:highlight w:val="yellow"/>
        </w:rPr>
        <w:t>рис. 6а</w:t>
      </w:r>
      <w:r w:rsidR="000B204B">
        <w:rPr>
          <w:rFonts w:ascii="Times New Roman" w:hAnsi="Times New Roman" w:cs="Times New Roman"/>
          <w:sz w:val="24"/>
          <w:szCs w:val="24"/>
        </w:rPr>
        <w:t xml:space="preserve"> –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γ</m:t>
        </m:r>
        <m:r>
          <w:rPr>
            <w:rFonts w:ascii="Cambria Math" w:hAnsi="Cambria Math" w:cs="Times New Roman"/>
            <w:sz w:val="24"/>
            <w:szCs w:val="24"/>
          </w:rPr>
          <m:t>=0.5</m:t>
        </m:r>
      </m:oMath>
      <w:r w:rsidR="000B204B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w:r w:rsidR="000B204B" w:rsidRPr="000B204B">
        <w:rPr>
          <w:rFonts w:ascii="Times New Roman" w:hAnsi="Times New Roman" w:cs="Times New Roman"/>
          <w:sz w:val="24"/>
          <w:szCs w:val="24"/>
          <w:highlight w:val="yellow"/>
        </w:rPr>
        <w:t>рис. 6б</w:t>
      </w:r>
      <w:r w:rsidR="000B204B">
        <w:rPr>
          <w:rFonts w:ascii="Times New Roman" w:hAnsi="Times New Roman" w:cs="Times New Roman"/>
          <w:sz w:val="24"/>
          <w:szCs w:val="24"/>
        </w:rPr>
        <w:t xml:space="preserve"> –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γ</m:t>
        </m:r>
        <m:r>
          <w:rPr>
            <w:rFonts w:ascii="Cambria Math" w:hAnsi="Cambria Math" w:cs="Times New Roman"/>
            <w:sz w:val="24"/>
            <w:szCs w:val="24"/>
          </w:rPr>
          <m:t>=1.0</m:t>
        </m:r>
      </m:oMath>
      <w:r w:rsidR="000B204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D5547B" w:rsidRDefault="00A06540" w:rsidP="00186F0F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При использовании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γ</m:t>
        </m:r>
        <m:r>
          <w:rPr>
            <w:rFonts w:ascii="Cambria Math" w:hAnsi="Times New Roman" w:cs="Times New Roman"/>
            <w:sz w:val="24"/>
            <w:szCs w:val="24"/>
          </w:rPr>
          <m:t>&lt;1.0</m:t>
        </m:r>
      </m:oMath>
      <w:r w:rsidRPr="00A0654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сравнение контуров эталонных изображений с эталонными контурами мо</w:t>
      </w:r>
      <w:r w:rsidR="00C9237D">
        <w:rPr>
          <w:rFonts w:ascii="Times New Roman" w:eastAsiaTheme="minorEastAsia" w:hAnsi="Times New Roman" w:cs="Times New Roman"/>
          <w:sz w:val="24"/>
          <w:szCs w:val="24"/>
        </w:rPr>
        <w:t>жет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приводить к оценке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σ</m:t>
        </m:r>
        <m:r>
          <w:rPr>
            <w:rFonts w:ascii="Cambria Math" w:eastAsiaTheme="minorEastAsia" w:hAnsi="Cambria Math" w:cs="Times New Roman"/>
            <w:sz w:val="24"/>
            <w:szCs w:val="24"/>
          </w:rPr>
          <m:t>&lt;1.0</m:t>
        </m:r>
      </m:oMath>
      <w:r w:rsidR="00061F55" w:rsidRPr="00061F5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1F55" w:rsidRPr="00061F55">
        <w:rPr>
          <w:rFonts w:ascii="Times New Roman" w:eastAsiaTheme="minorEastAsia" w:hAnsi="Times New Roman" w:cs="Times New Roman"/>
          <w:sz w:val="24"/>
          <w:szCs w:val="24"/>
          <w:highlight w:val="yellow"/>
        </w:rPr>
        <w:t>(2)</w:t>
      </w:r>
      <w:r w:rsidRPr="00A0654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61F55" w:rsidRPr="00061F5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1F55">
        <w:rPr>
          <w:rFonts w:ascii="Times New Roman" w:eastAsiaTheme="minorEastAsia" w:hAnsi="Times New Roman" w:cs="Times New Roman"/>
          <w:sz w:val="24"/>
          <w:szCs w:val="24"/>
        </w:rPr>
        <w:t xml:space="preserve">Необходимо растянуть диапазон оценок таким образом, чтобы изображениям, отобранным в качестве эталонных, всегда соответствовала оценка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σ</m:t>
        </m:r>
        <m:r>
          <w:rPr>
            <w:rFonts w:ascii="Cambria Math" w:eastAsiaTheme="minorEastAsia" w:hAnsi="Cambria Math" w:cs="Times New Roman"/>
            <w:sz w:val="24"/>
            <w:szCs w:val="24"/>
          </w:rPr>
          <m:t>=1.0</m:t>
        </m:r>
      </m:oMath>
      <w:r w:rsidR="00061F55">
        <w:rPr>
          <w:rFonts w:ascii="Times New Roman" w:eastAsiaTheme="minorEastAsia" w:hAnsi="Times New Roman" w:cs="Times New Roman"/>
          <w:sz w:val="24"/>
          <w:szCs w:val="24"/>
        </w:rPr>
        <w:t>. Для этого выполним нормализацию:</w:t>
      </w:r>
    </w:p>
    <w:p w:rsidR="00061F55" w:rsidRDefault="00B247A6" w:rsidP="00186F0F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←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1.0,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min</m:t>
                              </m:r>
                            </m:e>
                            <m:li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i=1, 2,…, m</m:t>
                              </m:r>
                            </m:lim>
                          </m:limLow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  (5)</m:t>
          </m:r>
        </m:oMath>
      </m:oMathPara>
    </w:p>
    <w:p w:rsidR="00C9237D" w:rsidRPr="00C9237D" w:rsidRDefault="00C9237D" w:rsidP="00C9237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оценка, полученная в результате сравнения контуров некоторого изображения с эталонными контурами,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результат сравнения контуров </w:t>
      </w:r>
      <w:r w:rsidRPr="00C9237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C9237D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го эталонного изображения с эталонными контурами.</w:t>
      </w:r>
    </w:p>
    <w:p w:rsidR="00482CA8" w:rsidRDefault="0079049C" w:rsidP="00482CA8">
      <w:pPr>
        <w:keepNext/>
        <w:spacing w:after="0" w:line="240" w:lineRule="auto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2063750"/>
            <wp:effectExtent l="19050" t="0" r="3175" b="0"/>
            <wp:docPr id="6" name="Рисунок 5" descr="ris_6_ideal_ed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_6_ideal_edges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4B" w:rsidRPr="00482CA8" w:rsidRDefault="00482CA8" w:rsidP="00482CA8">
      <w:pPr>
        <w:pStyle w:val="a6"/>
        <w:jc w:val="center"/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</w:pPr>
      <w:r w:rsidRPr="00482CA8">
        <w:rPr>
          <w:rFonts w:ascii="Times New Roman" w:hAnsi="Times New Roman" w:cs="Times New Roman"/>
          <w:color w:val="auto"/>
          <w:sz w:val="24"/>
          <w:szCs w:val="24"/>
        </w:rPr>
        <w:t xml:space="preserve">Рис. </w:t>
      </w:r>
      <w:r w:rsidR="006A513B" w:rsidRPr="00482CA8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82CA8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Рис. \* ARABIC </w:instrText>
      </w:r>
      <w:r w:rsidR="006A513B" w:rsidRPr="00482CA8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482CA8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="006A513B" w:rsidRPr="00482CA8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82CA8">
        <w:rPr>
          <w:rFonts w:ascii="Times New Roman" w:hAnsi="Times New Roman" w:cs="Times New Roman"/>
          <w:color w:val="auto"/>
          <w:sz w:val="24"/>
          <w:szCs w:val="24"/>
        </w:rPr>
        <w:t>:</w:t>
      </w:r>
      <w:r w:rsidRPr="00482CA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Эталонные контуры: а. – параметр </w:t>
      </w:r>
      <m:oMath>
        <m:r>
          <m:rPr>
            <m:sty m:val="b"/>
          </m:rPr>
          <w:rPr>
            <w:rFonts w:ascii="Cambria Math" w:hAnsi="Cambria Math" w:cs="Times New Roman"/>
            <w:color w:val="auto"/>
            <w:sz w:val="24"/>
            <w:szCs w:val="24"/>
          </w:rPr>
          <m:t>γ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</w:rPr>
          <m:t>0</m:t>
        </m:r>
        <m:r>
          <m:rPr>
            <m:sty m:val="bi"/>
          </m:rPr>
          <w:rPr>
            <w:rFonts w:ascii="Cambria Math" w:hAnsi="Times New Roman" w:cs="Times New Roman"/>
            <w:color w:val="auto"/>
            <w:sz w:val="24"/>
            <w:szCs w:val="24"/>
          </w:rPr>
          <m:t>.</m:t>
        </m:r>
        <m:r>
          <m:rPr>
            <m:sty m:val="bi"/>
          </m:rPr>
          <w:rPr>
            <w:rFonts w:ascii="Cambria Math" w:hAnsi="Cambria Math" w:cs="Times New Roman"/>
            <w:color w:val="auto"/>
            <w:sz w:val="24"/>
            <w:szCs w:val="24"/>
          </w:rPr>
          <m:t>5</m:t>
        </m:r>
      </m:oMath>
      <w:r w:rsidRPr="00482CA8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 xml:space="preserve">, б. – параметр </w:t>
      </w:r>
      <m:oMath>
        <m:r>
          <m:rPr>
            <m:sty m:val="b"/>
          </m:rPr>
          <w:rPr>
            <w:rFonts w:ascii="Cambria Math" w:eastAsiaTheme="minorEastAsia" w:hAnsi="Cambria Math" w:cs="Times New Roman"/>
            <w:color w:val="auto"/>
            <w:sz w:val="24"/>
            <w:szCs w:val="24"/>
          </w:rPr>
          <m:t>γ</m:t>
        </m:r>
        <m:r>
          <m:rPr>
            <m:sty m:val="bi"/>
          </m:rPr>
          <w:rPr>
            <w:rFonts w:ascii="Cambria Math" w:eastAsiaTheme="minorEastAsia" w:hAnsi="Times New Roman" w:cs="Times New Roman"/>
            <w:color w:val="auto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4"/>
            <w:szCs w:val="24"/>
          </w:rPr>
          <m:t>1</m:t>
        </m:r>
        <m:r>
          <m:rPr>
            <m:sty m:val="bi"/>
          </m:rPr>
          <w:rPr>
            <w:rFonts w:ascii="Cambria Math" w:eastAsiaTheme="minorEastAsia" w:hAnsi="Times New Roman" w:cs="Times New Roman"/>
            <w:color w:val="auto"/>
            <w:sz w:val="24"/>
            <w:szCs w:val="24"/>
          </w:rPr>
          <m:t>.</m:t>
        </m:r>
        <m:r>
          <m:rPr>
            <m:sty m:val="bi"/>
          </m:rPr>
          <w:rPr>
            <w:rFonts w:ascii="Cambria Math" w:eastAsiaTheme="minorEastAsia" w:hAnsi="Cambria Math" w:cs="Times New Roman"/>
            <w:color w:val="auto"/>
            <w:sz w:val="24"/>
            <w:szCs w:val="24"/>
          </w:rPr>
          <m:t>0</m:t>
        </m:r>
      </m:oMath>
      <w:r w:rsidRPr="00482CA8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.</w:t>
      </w:r>
    </w:p>
    <w:p w:rsidR="00726D4D" w:rsidRPr="000B52CD" w:rsidRDefault="007133F9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333B89" w:rsidRPr="000B52CD">
        <w:rPr>
          <w:rFonts w:ascii="Times New Roman" w:hAnsi="Times New Roman" w:cs="Times New Roman"/>
          <w:b/>
          <w:sz w:val="24"/>
          <w:szCs w:val="24"/>
        </w:rPr>
        <w:t>. Анализ частотных характеристик</w:t>
      </w:r>
    </w:p>
    <w:p w:rsidR="005250D3" w:rsidRDefault="007133F9" w:rsidP="009D4F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5250D3" w:rsidRPr="000B52CD">
        <w:rPr>
          <w:rFonts w:ascii="Times New Roman" w:hAnsi="Times New Roman" w:cs="Times New Roman"/>
          <w:b/>
          <w:sz w:val="24"/>
          <w:szCs w:val="24"/>
        </w:rPr>
        <w:t xml:space="preserve">.1. Вектор </w:t>
      </w:r>
      <w:r w:rsidR="00CD44F4">
        <w:rPr>
          <w:rFonts w:ascii="Times New Roman" w:hAnsi="Times New Roman" w:cs="Times New Roman"/>
          <w:b/>
          <w:sz w:val="24"/>
          <w:szCs w:val="24"/>
        </w:rPr>
        <w:t>вкладов</w:t>
      </w:r>
      <w:r w:rsidR="005250D3" w:rsidRPr="000B52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D44F4">
        <w:rPr>
          <w:rFonts w:ascii="Times New Roman" w:hAnsi="Times New Roman" w:cs="Times New Roman"/>
          <w:b/>
          <w:sz w:val="24"/>
          <w:szCs w:val="24"/>
        </w:rPr>
        <w:t>частот</w:t>
      </w:r>
      <w:r w:rsidR="00AC54DD" w:rsidRPr="000B52CD">
        <w:rPr>
          <w:rFonts w:ascii="Times New Roman" w:hAnsi="Times New Roman" w:cs="Times New Roman"/>
          <w:sz w:val="24"/>
          <w:szCs w:val="24"/>
        </w:rPr>
        <w:t xml:space="preserve">. </w:t>
      </w:r>
      <w:r w:rsidR="00EC7676">
        <w:rPr>
          <w:rFonts w:ascii="Times New Roman" w:hAnsi="Times New Roman" w:cs="Times New Roman"/>
          <w:sz w:val="24"/>
          <w:szCs w:val="24"/>
        </w:rPr>
        <w:t>В зависимости от того, какие частоты участвуют в формировании изображения можно сделать вывод о том, виден ли вулкан или снимок затянут облаками. Для изображений вулкана характерен значительный вклад низких и средних частот, тогда как для облаков определяющими оказываются низкие частоты. Для</w:t>
      </w:r>
      <w:r w:rsidR="009D4F81">
        <w:rPr>
          <w:rFonts w:ascii="Times New Roman" w:hAnsi="Times New Roman" w:cs="Times New Roman"/>
          <w:sz w:val="24"/>
          <w:szCs w:val="24"/>
        </w:rPr>
        <w:t xml:space="preserve"> зашумлённых</w:t>
      </w:r>
      <w:r w:rsidR="00EC7676">
        <w:rPr>
          <w:rFonts w:ascii="Times New Roman" w:hAnsi="Times New Roman" w:cs="Times New Roman"/>
          <w:sz w:val="24"/>
          <w:szCs w:val="24"/>
        </w:rPr>
        <w:t xml:space="preserve"> снимков, полученных при плохом освещении характер</w:t>
      </w:r>
      <w:r w:rsidR="009D4F81">
        <w:rPr>
          <w:rFonts w:ascii="Times New Roman" w:hAnsi="Times New Roman" w:cs="Times New Roman"/>
          <w:sz w:val="24"/>
          <w:szCs w:val="24"/>
        </w:rPr>
        <w:t>е</w:t>
      </w:r>
      <w:r w:rsidR="00EC7676">
        <w:rPr>
          <w:rFonts w:ascii="Times New Roman" w:hAnsi="Times New Roman" w:cs="Times New Roman"/>
          <w:sz w:val="24"/>
          <w:szCs w:val="24"/>
        </w:rPr>
        <w:t>н</w:t>
      </w:r>
      <w:r w:rsidR="009D4F81">
        <w:rPr>
          <w:rFonts w:ascii="Times New Roman" w:hAnsi="Times New Roman" w:cs="Times New Roman"/>
          <w:sz w:val="24"/>
          <w:szCs w:val="24"/>
        </w:rPr>
        <w:t xml:space="preserve"> значительный вклад</w:t>
      </w:r>
      <w:r w:rsidR="00EC7676">
        <w:rPr>
          <w:rFonts w:ascii="Times New Roman" w:hAnsi="Times New Roman" w:cs="Times New Roman"/>
          <w:sz w:val="24"/>
          <w:szCs w:val="24"/>
        </w:rPr>
        <w:t xml:space="preserve"> высок</w:t>
      </w:r>
      <w:r w:rsidR="009D4F81">
        <w:rPr>
          <w:rFonts w:ascii="Times New Roman" w:hAnsi="Times New Roman" w:cs="Times New Roman"/>
          <w:sz w:val="24"/>
          <w:szCs w:val="24"/>
        </w:rPr>
        <w:t>их частот.</w:t>
      </w:r>
    </w:p>
    <w:p w:rsidR="006D2D21" w:rsidRDefault="00121542" w:rsidP="00BF1A7B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Обозначим яркостную компоненту изображения </w:t>
      </w:r>
      <w:r w:rsidR="007301FC">
        <w:rPr>
          <w:rFonts w:ascii="Times New Roman" w:hAnsi="Times New Roman" w:cs="Times New Roman"/>
          <w:sz w:val="24"/>
          <w:szCs w:val="24"/>
        </w:rPr>
        <w:t>через</w:t>
      </w:r>
      <w:r w:rsidRPr="0012154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I=(</m:t>
        </m:r>
        <m:sSub>
          <m:sSubPr>
            <m:ctrlPr>
              <w:rPr>
                <w:rFonts w:ascii="Cambria Math" w:hAnsi="Cambria Math"/>
                <w:b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)</m:t>
        </m:r>
      </m:oMath>
      <w:r w:rsidRPr="00121542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x=1, 2,…, w</m:t>
        </m:r>
      </m:oMath>
      <w:r w:rsidRPr="00121542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 xml:space="preserve">y=1, 2, …, </m:t>
        </m:r>
        <m:r>
          <w:rPr>
            <w:rFonts w:ascii="Cambria Math" w:hAnsi="Cambria Math"/>
            <w:sz w:val="24"/>
            <w:szCs w:val="24"/>
          </w:rPr>
          <m:t>h</m:t>
        </m:r>
      </m:oMath>
      <w:r w:rsidRPr="0012154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где </w:t>
      </w:r>
      <w:r w:rsidRPr="00121542">
        <w:rPr>
          <w:rFonts w:ascii="Times New Roman" w:hAnsi="Times New Roman" w:cs="Times New Roman"/>
          <w:i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121542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12154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ширина и высота изображения. </w:t>
      </w:r>
      <w:r w:rsidR="00D6300F">
        <w:rPr>
          <w:rFonts w:ascii="Times New Roman" w:hAnsi="Times New Roman" w:cs="Times New Roman"/>
          <w:sz w:val="24"/>
          <w:szCs w:val="24"/>
        </w:rPr>
        <w:t xml:space="preserve">Необходимо определить, какие частоты участвуют в формирование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I</m:t>
        </m:r>
      </m:oMath>
      <w:r w:rsidR="00D6300F" w:rsidRPr="00D6300F">
        <w:rPr>
          <w:rFonts w:ascii="Times New Roman" w:eastAsiaTheme="minorEastAsia" w:hAnsi="Times New Roman" w:cs="Times New Roman"/>
          <w:sz w:val="24"/>
          <w:szCs w:val="24"/>
        </w:rPr>
        <w:t>, и</w:t>
      </w:r>
      <w:r w:rsidR="00D6300F">
        <w:rPr>
          <w:rFonts w:ascii="Times New Roman" w:eastAsiaTheme="minorEastAsia" w:hAnsi="Times New Roman" w:cs="Times New Roman"/>
          <w:sz w:val="24"/>
          <w:szCs w:val="24"/>
        </w:rPr>
        <w:t xml:space="preserve"> к</w:t>
      </w:r>
      <w:r w:rsidR="007F42FD">
        <w:rPr>
          <w:rFonts w:ascii="Times New Roman" w:eastAsiaTheme="minorEastAsia" w:hAnsi="Times New Roman" w:cs="Times New Roman"/>
          <w:sz w:val="24"/>
          <w:szCs w:val="24"/>
        </w:rPr>
        <w:t xml:space="preserve">акой вклад они вносят. 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>Для этого разделим частотный спектр на октавы. Удобнее всего это делать, если</w:t>
      </w:r>
      <w:r w:rsidR="00BF1A7B" w:rsidRPr="00BF1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>ширина и высота</w:t>
      </w:r>
      <w:r w:rsidR="002B3CF5">
        <w:rPr>
          <w:rFonts w:ascii="Times New Roman" w:eastAsiaTheme="minorEastAsia" w:hAnsi="Times New Roman" w:cs="Times New Roman"/>
          <w:sz w:val="24"/>
          <w:szCs w:val="24"/>
        </w:rPr>
        <w:t xml:space="preserve"> изображения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 xml:space="preserve"> явля</w:t>
      </w:r>
      <w:r w:rsidR="002B3CF5">
        <w:rPr>
          <w:rFonts w:ascii="Times New Roman" w:eastAsiaTheme="minorEastAsia" w:hAnsi="Times New Roman" w:cs="Times New Roman"/>
          <w:sz w:val="24"/>
          <w:szCs w:val="24"/>
        </w:rPr>
        <w:t>ю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>тся степенями двойки:</w:t>
      </w:r>
      <w:r w:rsidR="00BF1A7B" w:rsidRPr="00BF1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w=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sub>
            </m:sSub>
          </m:sup>
        </m:sSup>
      </m:oMath>
      <w:r w:rsidR="00BF1A7B" w:rsidRPr="00BF1A7B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h=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sub>
            </m:sSub>
          </m:sup>
        </m:sSup>
      </m:oMath>
      <w:r w:rsidR="00BF1A7B" w:rsidRPr="00BF1A7B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w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cr m:val="double-struck"/>
          </m:rPr>
          <w:rPr>
            <w:rFonts w:ascii="Cambria Math" w:hAnsi="Cambria Math"/>
            <w:sz w:val="24"/>
            <w:szCs w:val="24"/>
          </w:rPr>
          <m:t>∈N</m:t>
        </m:r>
      </m:oMath>
      <w:r w:rsidR="00BF1A7B">
        <w:rPr>
          <w:rFonts w:eastAsiaTheme="minorEastAsia"/>
          <w:sz w:val="24"/>
          <w:szCs w:val="24"/>
        </w:rPr>
        <w:t xml:space="preserve">. 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 xml:space="preserve">Если анализируемое изображение не удовлетворяет этим требованием, то его </w:t>
      </w:r>
      <w:r w:rsidR="002B3CF5">
        <w:rPr>
          <w:rFonts w:ascii="Times New Roman" w:eastAsiaTheme="minorEastAsia" w:hAnsi="Times New Roman" w:cs="Times New Roman"/>
          <w:sz w:val="24"/>
          <w:szCs w:val="24"/>
        </w:rPr>
        <w:t>необходимо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 xml:space="preserve"> отмасштабировать по ширине и высоте </w:t>
      </w:r>
      <w:r w:rsidR="00662488">
        <w:rPr>
          <w:rFonts w:ascii="Times New Roman" w:eastAsiaTheme="minorEastAsia" w:hAnsi="Times New Roman" w:cs="Times New Roman"/>
          <w:sz w:val="24"/>
          <w:szCs w:val="24"/>
        </w:rPr>
        <w:t>до ближайших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 xml:space="preserve"> степен</w:t>
      </w:r>
      <w:r w:rsidR="00662488">
        <w:rPr>
          <w:rFonts w:ascii="Times New Roman" w:eastAsiaTheme="minorEastAsia" w:hAnsi="Times New Roman" w:cs="Times New Roman"/>
          <w:sz w:val="24"/>
          <w:szCs w:val="24"/>
        </w:rPr>
        <w:t>ей</w:t>
      </w:r>
      <w:r w:rsidR="00BF1A7B">
        <w:rPr>
          <w:rFonts w:ascii="Times New Roman" w:eastAsiaTheme="minorEastAsia" w:hAnsi="Times New Roman" w:cs="Times New Roman"/>
          <w:sz w:val="24"/>
          <w:szCs w:val="24"/>
        </w:rPr>
        <w:t xml:space="preserve"> двойки.</w:t>
      </w:r>
      <w:r w:rsidR="006D2D21" w:rsidRPr="006D2D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D2D21">
        <w:rPr>
          <w:rFonts w:ascii="Times New Roman" w:eastAsiaTheme="minorEastAsia" w:hAnsi="Times New Roman" w:cs="Times New Roman"/>
          <w:sz w:val="24"/>
          <w:szCs w:val="24"/>
        </w:rPr>
        <w:t xml:space="preserve">Вектор вкладов каждой октавы в формирование изображения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</m:oMath>
      <w:r w:rsidR="006D2D21" w:rsidRPr="006D2D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D2D21">
        <w:rPr>
          <w:rFonts w:ascii="Times New Roman" w:eastAsiaTheme="minorEastAsia" w:hAnsi="Times New Roman" w:cs="Times New Roman"/>
          <w:sz w:val="24"/>
          <w:szCs w:val="24"/>
        </w:rPr>
        <w:t xml:space="preserve">обозначим через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f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</m:oMath>
      <w:r w:rsidR="006D2D21" w:rsidRPr="00ED1E86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  <m:r>
          <w:rPr>
            <w:rFonts w:ascii="Cambria Math" w:hAnsi="Times New Roman" w:cs="Times New Roman"/>
            <w:sz w:val="24"/>
            <w:szCs w:val="24"/>
          </w:rPr>
          <m:t xml:space="preserve">=0, 1, </m:t>
        </m:r>
        <m:r>
          <w:rPr>
            <w:rFonts w:ascii="Cambria Math" w:hAnsi="Times New Roman" w:cs="Times New Roman"/>
            <w:sz w:val="24"/>
            <w:szCs w:val="24"/>
          </w:rPr>
          <m:t>…</m:t>
        </m:r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n</m:t>
        </m:r>
        <m:r>
          <w:rPr>
            <w:rFonts w:ascii="Times New Roman" w:hAnsi="Times New Roman" w:cs="Times New Roman"/>
            <w:sz w:val="24"/>
            <w:szCs w:val="24"/>
          </w:rPr>
          <m:t>-</m:t>
        </m:r>
        <m:r>
          <w:rPr>
            <w:rFonts w:ascii="Cambria Math" w:hAnsi="Times New Roman" w:cs="Times New Roman"/>
            <w:sz w:val="24"/>
            <w:szCs w:val="24"/>
          </w:rPr>
          <m:t>1</m:t>
        </m:r>
      </m:oMath>
      <w:r w:rsidR="006D2D21" w:rsidRPr="00ED1E86">
        <w:rPr>
          <w:rFonts w:ascii="Times New Roman" w:hAnsi="Times New Roman" w:cs="Times New Roman"/>
          <w:sz w:val="24"/>
          <w:szCs w:val="24"/>
        </w:rPr>
        <w:t xml:space="preserve">, где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min</m:t>
            </m:r>
          </m:fName>
          <m:e>
            <m:r>
              <w:rPr>
                <w:rFonts w:ascii="Cambria Math" w:hAnsi="Times New Roman" w:cs="Times New Roman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sub>
            </m:sSub>
            <m:r>
              <w:rPr>
                <w:rFonts w:ascii="Cambria Math" w:hAnsi="Times New Roman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Times New Roman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hAnsi="Times New Roman" w:cs="Times New Roman"/>
                <w:sz w:val="24"/>
                <w:szCs w:val="24"/>
              </w:rPr>
              <m:t>)</m:t>
            </m:r>
          </m:e>
        </m:func>
      </m:oMath>
      <w:r w:rsidR="00662488">
        <w:rPr>
          <w:rFonts w:ascii="Times New Roman" w:eastAsiaTheme="minorEastAsia" w:hAnsi="Times New Roman" w:cs="Times New Roman"/>
          <w:sz w:val="24"/>
          <w:szCs w:val="24"/>
        </w:rPr>
        <w:t>, тогда</w:t>
      </w:r>
    </w:p>
    <w:p w:rsidR="00662488" w:rsidRPr="00662488" w:rsidRDefault="006A513B" w:rsidP="00662488">
      <w:pPr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=1</m:t>
              </m:r>
            </m:sub>
            <m:sup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=1</m:t>
                  </m:r>
                </m:sub>
                <m:sup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Times New Roman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d>
                            <m:dPr>
                              <m:begChr m:val="⌊"/>
                              <m:endChr m:val="⌋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Times New Roman" w:cs="Times New Roman"/>
                                  <w:sz w:val="24"/>
                                  <w:szCs w:val="24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  <m:r>
                                <w:rPr>
                                  <w:rFonts w:ascii="Cambria Math" w:hAnsi="Times New Roman" w:cs="Times New Roman"/>
                                  <w:sz w:val="24"/>
                                  <w:szCs w:val="24"/>
                                </w:rPr>
                                <m:t>+1)/2</m:t>
                              </m:r>
                            </m:e>
                          </m:d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,</m:t>
                          </m:r>
                          <m:d>
                            <m:dPr>
                              <m:begChr m:val="⌊"/>
                              <m:endChr m:val="⌋"/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Times New Roman" w:cs="Times New Roman"/>
                                  <w:sz w:val="24"/>
                                  <w:szCs w:val="24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  <m:r>
                                <w:rPr>
                                  <w:rFonts w:ascii="Cambria Math" w:hAnsi="Times New Roman" w:cs="Times New Roman"/>
                                  <w:sz w:val="24"/>
                                  <w:szCs w:val="24"/>
                                </w:rPr>
                                <m:t>+1)/2</m:t>
                              </m:r>
                            </m:e>
                          </m:d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+1</m:t>
                          </m:r>
                        </m:sup>
                      </m:sSubSup>
                    </m:e>
                  </m:d>
                </m:e>
              </m:nary>
            </m:e>
          </m:nary>
          <m:r>
            <w:rPr>
              <w:rFonts w:ascii="Cambria Math" w:hAnsi="Times New Roman" w:cs="Times New Roman"/>
              <w:sz w:val="24"/>
              <w:szCs w:val="24"/>
              <w:lang w:val="en-US"/>
            </w:rPr>
            <m:t>,</m:t>
          </m:r>
        </m:oMath>
      </m:oMathPara>
    </w:p>
    <w:p w:rsidR="00662488" w:rsidRDefault="00662488" w:rsidP="0066248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где</w:t>
      </w:r>
    </w:p>
    <w:p w:rsidR="00567B43" w:rsidRPr="00567B43" w:rsidRDefault="006A513B" w:rsidP="003443C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&gt;0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 xml:space="preserve">,    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=0</m:t>
                  </m:r>
                </m:e>
              </m:eqArr>
              <m:r>
                <w:rPr>
                  <w:rFonts w:ascii="Cambria Math" w:hAnsi="Times New Roman" w:cs="Times New Roman"/>
                  <w:sz w:val="24"/>
                  <w:szCs w:val="24"/>
                </w:rPr>
                <m:t xml:space="preserve"> </m:t>
              </m:r>
            </m:e>
          </m:d>
          <m:r>
            <w:rPr>
              <w:rFonts w:ascii="Cambria Math" w:hAnsi="Times New Roman" w:cs="Times New Roman"/>
              <w:sz w:val="24"/>
              <w:szCs w:val="24"/>
            </w:rPr>
            <m:t xml:space="preserve">,   </m:t>
          </m:r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Times New Roman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f>
                        <m:f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Times New Roman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  <m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&gt;0</m:t>
                  </m:r>
                </m:e>
                <m:e>
                  <m:r>
                    <w:rPr>
                      <w:rFonts w:ascii="Times New Roman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 xml:space="preserve">,    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=0</m:t>
                  </m:r>
                </m:e>
              </m:eqArr>
              <m:r>
                <w:rPr>
                  <w:rFonts w:ascii="Cambria Math" w:hAnsi="Times New Roman" w:cs="Times New Roman"/>
                  <w:sz w:val="24"/>
                  <w:szCs w:val="24"/>
                </w:rPr>
                <m:t xml:space="preserve"> </m:t>
              </m:r>
            </m:e>
          </m:d>
          <m:r>
            <w:rPr>
              <w:rFonts w:ascii="Cambria Math" w:hAnsi="Times New Roman" w:cs="Times New Roman"/>
              <w:sz w:val="24"/>
              <w:szCs w:val="24"/>
            </w:rPr>
            <m:t>,</m:t>
          </m:r>
        </m:oMath>
      </m:oMathPara>
    </w:p>
    <w:p w:rsidR="003443C3" w:rsidRPr="00ED1E86" w:rsidRDefault="006A513B" w:rsidP="003443C3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</m:sSubSup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1,2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,2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1,2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,2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  <m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4</m:t>
                      </m:r>
                    </m:den>
                  </m:f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,  &amp;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xy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 xml:space="preserve">,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  <m:r>
            <w:rPr>
              <w:rFonts w:ascii="Cambria Math" w:hAnsi="Times New Roman" w:cs="Times New Roman"/>
              <w:sz w:val="24"/>
              <w:szCs w:val="24"/>
            </w:rPr>
            <m:t>.</m:t>
          </m:r>
        </m:oMath>
      </m:oMathPara>
    </w:p>
    <w:p w:rsidR="00662488" w:rsidRPr="00CD44F4" w:rsidRDefault="00CD44F4" w:rsidP="00662488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Компонента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является средней интенсивностью изображения, поэтому исключается из вектора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</m:oMath>
      <w:r w:rsidRPr="00CD44F4">
        <w:rPr>
          <w:rFonts w:ascii="Times New Roman" w:eastAsiaTheme="minorEastAsia" w:hAnsi="Times New Roman" w:cs="Times New Roman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Таким образом, вектором вклада частот или частотной характеристикой изображения будем называть вектор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f</m:t>
        </m:r>
        <m:r>
          <w:rPr>
            <w:rFonts w:ascii="Cambria Math" w:hAnsi="Times New Roman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ED1E86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  <m:r>
          <w:rPr>
            <w:rFonts w:ascii="Cambria Math" w:hAnsi="Times New Roman" w:cs="Times New Roman"/>
            <w:sz w:val="24"/>
            <w:szCs w:val="24"/>
          </w:rPr>
          <m:t xml:space="preserve">=1, 2, </m:t>
        </m:r>
        <m:r>
          <w:rPr>
            <w:rFonts w:ascii="Cambria Math" w:hAnsi="Times New Roman" w:cs="Times New Roman"/>
            <w:sz w:val="24"/>
            <w:szCs w:val="24"/>
          </w:rPr>
          <m:t>…</m:t>
        </m:r>
        <m:r>
          <w:rPr>
            <w:rFonts w:ascii="Cambria Math" w:hAnsi="Times New Roman" w:cs="Times New Roman"/>
            <w:sz w:val="24"/>
            <w:szCs w:val="24"/>
          </w:rPr>
          <m:t xml:space="preserve">, </m:t>
        </m:r>
        <m:r>
          <w:rPr>
            <w:rFonts w:ascii="Cambria Math" w:hAnsi="Cambria Math" w:cs="Times New Roman"/>
            <w:sz w:val="24"/>
            <w:szCs w:val="24"/>
          </w:rPr>
          <m:t>n</m:t>
        </m:r>
        <m:r>
          <w:rPr>
            <w:rFonts w:ascii="Times New Roman" w:hAnsi="Times New Roman" w:cs="Times New Roman"/>
            <w:sz w:val="24"/>
            <w:szCs w:val="24"/>
          </w:rPr>
          <m:t>-</m:t>
        </m:r>
        <m:r>
          <w:rPr>
            <w:rFonts w:ascii="Cambria Math" w:hAnsi="Times New Roman" w:cs="Times New Roman"/>
            <w:sz w:val="24"/>
            <w:szCs w:val="24"/>
          </w:rPr>
          <m:t>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F42FD" w:rsidRPr="00BF1A7B" w:rsidRDefault="007F42FD" w:rsidP="007F42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B3D00" w:rsidRDefault="007133F9" w:rsidP="008B3D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5250D3" w:rsidRPr="000B52CD">
        <w:rPr>
          <w:rFonts w:ascii="Times New Roman" w:hAnsi="Times New Roman" w:cs="Times New Roman"/>
          <w:b/>
          <w:sz w:val="24"/>
          <w:szCs w:val="24"/>
        </w:rPr>
        <w:t>.2. Эталонные частотные характеристики</w:t>
      </w:r>
      <w:r w:rsidR="008B3D00">
        <w:rPr>
          <w:rFonts w:ascii="Times New Roman" w:hAnsi="Times New Roman" w:cs="Times New Roman"/>
          <w:sz w:val="24"/>
          <w:szCs w:val="24"/>
        </w:rPr>
        <w:t xml:space="preserve">. Для получения эталонной частотной характеристики </w:t>
      </w:r>
      <m:oMath>
        <m:acc>
          <m:accPr>
            <m:chr m:val="̅"/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</m:acc>
      </m:oMath>
      <w:r w:rsidR="008B3D00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8B3D00">
        <w:rPr>
          <w:rFonts w:ascii="Times New Roman" w:eastAsiaTheme="minorEastAsia" w:hAnsi="Times New Roman" w:cs="Times New Roman"/>
          <w:sz w:val="24"/>
          <w:szCs w:val="24"/>
        </w:rPr>
        <w:t>использу</w:t>
      </w:r>
      <w:r w:rsidR="00B4730F">
        <w:rPr>
          <w:rFonts w:ascii="Times New Roman" w:eastAsiaTheme="minorEastAsia" w:hAnsi="Times New Roman" w:cs="Times New Roman"/>
          <w:sz w:val="24"/>
          <w:szCs w:val="24"/>
        </w:rPr>
        <w:t>е</w:t>
      </w:r>
      <w:r w:rsidR="008B3D00">
        <w:rPr>
          <w:rFonts w:ascii="Times New Roman" w:eastAsiaTheme="minorEastAsia" w:hAnsi="Times New Roman" w:cs="Times New Roman"/>
          <w:sz w:val="24"/>
          <w:szCs w:val="24"/>
        </w:rPr>
        <w:t xml:space="preserve">тся небольшое количество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</m:t>
        </m:r>
      </m:oMath>
      <w:r w:rsidR="008B3D00" w:rsidRPr="008B3D0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B3D00">
        <w:rPr>
          <w:rFonts w:ascii="Times New Roman" w:eastAsiaTheme="minorEastAsia" w:hAnsi="Times New Roman" w:cs="Times New Roman"/>
          <w:sz w:val="24"/>
          <w:szCs w:val="24"/>
        </w:rPr>
        <w:t>предварительно отобранных</w:t>
      </w:r>
      <w:r w:rsidR="008B3D00">
        <w:rPr>
          <w:rFonts w:ascii="Times New Roman" w:hAnsi="Times New Roman" w:cs="Times New Roman"/>
          <w:sz w:val="24"/>
          <w:szCs w:val="24"/>
        </w:rPr>
        <w:t xml:space="preserve"> изображений</w:t>
      </w:r>
      <w:r w:rsidR="008B3D00" w:rsidRPr="00ED0506">
        <w:rPr>
          <w:rFonts w:ascii="Times New Roman" w:hAnsi="Times New Roman" w:cs="Times New Roman"/>
          <w:sz w:val="24"/>
          <w:szCs w:val="24"/>
        </w:rPr>
        <w:t xml:space="preserve"> </w:t>
      </w:r>
      <w:r w:rsidR="008B3D00">
        <w:rPr>
          <w:rFonts w:ascii="Times New Roman" w:hAnsi="Times New Roman" w:cs="Times New Roman"/>
          <w:sz w:val="24"/>
          <w:szCs w:val="24"/>
        </w:rPr>
        <w:t>вулканов, полученных в ясную погоду в разное время года – эталонны</w:t>
      </w:r>
      <w:r w:rsidR="00B4730F">
        <w:rPr>
          <w:rFonts w:ascii="Times New Roman" w:hAnsi="Times New Roman" w:cs="Times New Roman"/>
          <w:sz w:val="24"/>
          <w:szCs w:val="24"/>
        </w:rPr>
        <w:t>х изображений</w:t>
      </w:r>
      <w:r w:rsidR="00D33F4B">
        <w:rPr>
          <w:rFonts w:ascii="Times New Roman" w:hAnsi="Times New Roman" w:cs="Times New Roman"/>
          <w:sz w:val="24"/>
          <w:szCs w:val="24"/>
        </w:rPr>
        <w:t>:</w:t>
      </w:r>
    </w:p>
    <w:p w:rsidR="00D33F4B" w:rsidRDefault="006A513B" w:rsidP="008B3D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</m:ac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ins w:id="0" w:author="Дмитрий Карманов" w:date="2017-01-24T05:52:00Z"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rPrChange w:id="1" w:author="Дмитрий Карманов" w:date="2017-01-24T05:53:00Z"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w:rPrChange>
                      </w:rPr>
                    </w:ins>
                  </m:ctrlPr>
                </m:sSubPr>
                <m:e>
                  <w:ins w:id="2" w:author="Дмитрий Карманов" w:date="2017-01-24T05:52:00Z">
                    <m:r>
                      <w:rPr>
                        <w:rFonts w:ascii="Cambria Math" w:hAnsi="Cambria Math" w:cs="Times New Roman"/>
                        <w:sz w:val="24"/>
                        <w:szCs w:val="24"/>
                        <w:rPrChange w:id="3" w:author="Дмитрий Карманов" w:date="2017-01-24T05:53:00Z"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w:rPrChange>
                      </w:rPr>
                      <m:t>s</m:t>
                    </m:r>
                  </w:ins>
                </m:e>
                <m:sub>
                  <w:ins w:id="4" w:author="Дмитрий Карманов" w:date="2017-01-24T05:52:00Z">
                    <m:r>
                      <w:rPr>
                        <w:rFonts w:ascii="Cambria Math" w:hAnsi="Cambria Math" w:cs="Times New Roman"/>
                        <w:sz w:val="24"/>
                        <w:szCs w:val="24"/>
                        <w:rPrChange w:id="5" w:author="Дмитрий Карманов" w:date="2017-01-24T05:53:00Z"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w:rPrChange>
                      </w:rPr>
                      <m:t>i</m:t>
                    </m:r>
                  </w:ins>
                </m:sub>
              </m:sSub>
              <w:ins w:id="6" w:author="Дмитрий Карманов" w:date="2017-01-24T05:52:00Z"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</w:ins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Times New Roman" w:cs="Times New Roman"/>
                      <w:b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b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:rsidR="00FE334C" w:rsidRPr="00FE334C" w:rsidRDefault="00CD44F4" w:rsidP="00D33F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E86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ED1E86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0B4946" w:rsidRPr="000B4946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proofErr w:type="spellEnd"/>
      <w:r w:rsidRPr="00ED1E8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D1E86">
        <w:rPr>
          <w:rFonts w:ascii="Times New Roman" w:hAnsi="Times New Roman" w:cs="Times New Roman"/>
          <w:sz w:val="24"/>
          <w:szCs w:val="24"/>
        </w:rPr>
        <w:t>ое</w:t>
      </w:r>
      <w:proofErr w:type="spellEnd"/>
      <w:r w:rsidRPr="00ED1E86">
        <w:rPr>
          <w:rFonts w:ascii="Times New Roman" w:hAnsi="Times New Roman" w:cs="Times New Roman"/>
          <w:sz w:val="24"/>
          <w:szCs w:val="24"/>
        </w:rPr>
        <w:t xml:space="preserve"> эталонное изображение, а</w:t>
      </w:r>
      <w:proofErr w:type="gramStart"/>
      <w:r w:rsidRPr="00ED1E8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f</m:t>
        </m:r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hAnsi="Times New Roman" w:cs="Times New Roman"/>
                <w:b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m:rPr>
            <m:sty m:val="b"/>
          </m:rPr>
          <w:rPr>
            <w:rFonts w:ascii="Cambria Math" w:hAnsi="Times New Roman" w:cs="Times New Roman"/>
            <w:sz w:val="24"/>
            <w:szCs w:val="24"/>
          </w:rPr>
          <m:t>)</m:t>
        </m:r>
      </m:oMath>
      <w:r w:rsidRPr="00ED1E86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gramEnd"/>
      <w:r w:rsidR="000B4946">
        <w:rPr>
          <w:rFonts w:ascii="Times New Roman" w:hAnsi="Times New Roman" w:cs="Times New Roman"/>
          <w:sz w:val="24"/>
          <w:szCs w:val="24"/>
        </w:rPr>
        <w:t xml:space="preserve">вектор вклада частот </w:t>
      </w:r>
      <w:r w:rsidR="000B4946" w:rsidRPr="000B4946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0B4946">
        <w:rPr>
          <w:rFonts w:ascii="Times New Roman" w:hAnsi="Times New Roman" w:cs="Times New Roman"/>
          <w:sz w:val="24"/>
          <w:szCs w:val="24"/>
        </w:rPr>
        <w:t>-го эталонного изображения</w:t>
      </w:r>
      <w:ins w:id="7" w:author="Дмитрий Карманов" w:date="2017-01-24T05:53:00Z">
        <w:r w:rsidR="006A0947" w:rsidRPr="006A0947">
          <w:rPr>
            <w:rFonts w:ascii="Times New Roman" w:hAnsi="Times New Roman" w:cs="Times New Roman"/>
            <w:sz w:val="24"/>
            <w:szCs w:val="24"/>
            <w:rPrChange w:id="8" w:author="Дмитрий Карманов" w:date="2017-01-24T05:53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, </w:t>
        </w: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- коэффициент, на который умножается вектор вклада частот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-го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эталонного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изображения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,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для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получения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вектора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единичной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</m:oMath>
      </w:ins>
      <m:oMath>
        <w:ins w:id="9" w:author="Дмитрий Карманов" w:date="2017-01-24T05:54:00Z"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длины</m:t>
          </m:r>
        </w:ins>
      </m:oMath>
      <w:r w:rsidR="000B4946">
        <w:rPr>
          <w:rFonts w:ascii="Times New Roman" w:hAnsi="Times New Roman" w:cs="Times New Roman"/>
          <w:sz w:val="24"/>
          <w:szCs w:val="24"/>
        </w:rPr>
        <w:t>.</w:t>
      </w:r>
    </w:p>
    <w:p w:rsidR="00E671B6" w:rsidRPr="00FC6C61" w:rsidRDefault="00FC6C61" w:rsidP="00FC6C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сравнения частотных характеристик</w:t>
      </w:r>
      <w:r w:rsidRPr="00FC6C6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</m:oMath>
      <w:r>
        <w:rPr>
          <w:rFonts w:ascii="Times New Roman" w:hAnsi="Times New Roman" w:cs="Times New Roman"/>
          <w:sz w:val="24"/>
          <w:szCs w:val="24"/>
        </w:rPr>
        <w:t xml:space="preserve"> некоторого изображения и эталонных частотных характеристик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</m:acc>
      </m:oMath>
      <w:r>
        <w:rPr>
          <w:rFonts w:ascii="Times New Roman" w:hAnsi="Times New Roman" w:cs="Times New Roman"/>
          <w:sz w:val="24"/>
          <w:szCs w:val="24"/>
        </w:rPr>
        <w:t xml:space="preserve"> используется евклидово расстояние:</w:t>
      </w:r>
    </w:p>
    <w:p w:rsidR="00E8751C" w:rsidRPr="00FE334C" w:rsidRDefault="00E14717" w:rsidP="00E671B6">
      <w:pPr>
        <w:rPr>
          <w:rFonts w:ascii="Times New Roman" w:eastAsiaTheme="minorEastAsia" w:hAnsi="Times New Roman" w:cs="Times New Roman"/>
          <w:sz w:val="24"/>
          <w:szCs w:val="24"/>
          <w:lang w:val="en-US"/>
          <w:rPrChange w:id="10" w:author="Дмитрий Карманов" w:date="2017-01-24T06:0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ρ</m:t>
          </m:r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Times New Roman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Times New Roman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  <m:d>
                    <m:dPr>
                      <m:begChr m:val="|"/>
                      <m:endChr m:val="|"/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del w:id="11" w:author="Дмитрий Карманов" w:date="2017-01-19T03:55:00Z"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</w:rPr>
                            </w:del>
                          </m:ctrlPr>
                        </m:fPr>
                        <m:num>
                          <w:del w:id="12" w:author="Дмитрий Карманов" w:date="2017-01-19T03:55:00Z"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f</m:t>
                            </m:r>
                          </w:del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del w:id="13" w:author="Дмитрий Карманов" w:date="2017-01-19T03:55:00Z">
                                  <w:rPr>
                                    <w:rFonts w:ascii="Cambria Math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del>
                              </m:ctrlPr>
                            </m:dPr>
                            <m:e>
                              <w:del w:id="14" w:author="Дмитрий Карманов" w:date="2017-01-19T03:55:00Z"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w:del>
                            </m:e>
                          </m:d>
                        </m:den>
                      </m:f>
                      <w:ins w:id="15" w:author="Дмитрий Карманов" w:date="2017-01-19T03:55:00Z"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norm</m:t>
                        </m:r>
                      </w:ins>
                      <m:d>
                        <m:dPr>
                          <m:ctrlPr>
                            <w:ins w:id="16" w:author="Дмитрий Карманов" w:date="2017-01-19T03:55:00Z"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</w:rPr>
                            </w:ins>
                          </m:ctrlPr>
                        </m:dPr>
                        <m:e>
                          <w:ins w:id="17" w:author="Дмитрий Карманов" w:date="2017-01-19T03:55:00Z">
                            <m:r>
                              <w:rPr>
                                <w:rFonts w:ascii="Cambria Math" w:hAnsi="Times New Roman" w:cs="Times New Roman"/>
                                <w:sz w:val="24"/>
                                <w:szCs w:val="24"/>
                              </w:rPr>
                              <m:t>f</m:t>
                            </m:r>
                          </w:ins>
                        </m:e>
                      </m:d>
                      <m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del w:id="18" w:author="Дмитрий Карманов" w:date="2017-01-19T03:55:00Z">
                              <w:rPr>
                                <w:rFonts w:ascii="Cambria Math" w:hAnsi="Times New Roman" w:cs="Times New Roman"/>
                                <w:i/>
                                <w:sz w:val="24"/>
                                <w:szCs w:val="24"/>
                              </w:rPr>
                            </w:del>
                          </m:ctrlPr>
                        </m:fPr>
                        <m:num>
                          <m:acc>
                            <m:accPr>
                              <m:chr m:val="̅"/>
                              <m:ctrlPr>
                                <w:del w:id="19" w:author="Дмитрий Карманов" w:date="2017-01-19T03:55:00Z">
                                  <w:rPr>
                                    <w:rFonts w:ascii="Cambria Math" w:hAnsi="Times New Roman" w:cs="Times New Roman"/>
                                    <w:b/>
                                    <w:sz w:val="24"/>
                                    <w:szCs w:val="24"/>
                                  </w:rPr>
                                </w:del>
                              </m:ctrlPr>
                            </m:accPr>
                            <m:e>
                              <w:del w:id="20" w:author="Дмитрий Карманов" w:date="2017-01-19T03:55:00Z"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f</m:t>
                                </m:r>
                              </w:del>
                            </m:e>
                          </m:acc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del w:id="21" w:author="Дмитрий Карманов" w:date="2017-01-19T03:55:00Z">
                                  <w:rPr>
                                    <w:rFonts w:ascii="Cambria Math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del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del w:id="22" w:author="Дмитрий Карманов" w:date="2017-01-19T03:55:00Z">
                                      <w:rPr>
                                        <w:rFonts w:ascii="Cambria Math" w:hAnsi="Times New Roman" w:cs="Times New Roman"/>
                                        <w:b/>
                                        <w:sz w:val="24"/>
                                        <w:szCs w:val="24"/>
                                      </w:rPr>
                                    </w:del>
                                  </m:ctrlPr>
                                </m:accPr>
                                <m:e>
                                  <w:del w:id="23" w:author="Дмитрий Карманов" w:date="2017-01-19T03:55:00Z"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w:del>
                                </m:e>
                              </m:acc>
                            </m:e>
                          </m:d>
                        </m:den>
                      </m:f>
                      <w:ins w:id="24" w:author="Дмитрий Карманов" w:date="2017-01-19T03:55:00Z"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norm(</m:t>
                        </m:r>
                      </w:ins>
                      <m:acc>
                        <m:accPr>
                          <m:chr m:val="̅"/>
                          <m:ctrlPr>
                            <w:ins w:id="25" w:author="Дмитрий Карманов" w:date="2017-01-19T03:56:00Z"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w:ins>
                          </m:ctrlPr>
                        </m:accPr>
                        <m:e>
                          <w:ins w:id="26" w:author="Дмитрий Карманов" w:date="2017-01-19T03:56:00Z"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</w:ins>
                        </m:e>
                      </m:acc>
                      <w:ins w:id="27" w:author="Дмитрий Карманов" w:date="2017-01-19T03:56:00Z"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w:ins>
                    </m:e>
                  </m:d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,0</m:t>
                  </m:r>
                </m:e>
              </m:d>
            </m:e>
          </m:func>
          <m:r>
            <w:rPr>
              <w:rFonts w:ascii="Cambria Math" w:hAnsi="Times New Roman" w:cs="Times New Roman"/>
              <w:sz w:val="24"/>
              <w:szCs w:val="24"/>
            </w:rPr>
            <m:t>.  (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6)</m:t>
          </m:r>
        </m:oMath>
      </m:oMathPara>
    </w:p>
    <w:p w:rsidR="00FE334C" w:rsidRPr="00C63994" w:rsidRDefault="00FE334C" w:rsidP="00FC6C61">
      <w:pPr>
        <w:jc w:val="both"/>
        <w:rPr>
          <w:ins w:id="28" w:author="Дмитрий Карманов" w:date="2017-01-24T06:01:00Z"/>
          <w:rFonts w:ascii="Times New Roman" w:eastAsiaTheme="minorEastAsia" w:hAnsi="Times New Roman" w:cs="Times New Roman"/>
          <w:sz w:val="24"/>
          <w:szCs w:val="24"/>
          <w:rPrChange w:id="29" w:author="Дмитрий Карманов" w:date="2017-01-24T06:10:00Z">
            <w:rPr>
              <w:ins w:id="30" w:author="Дмитрий Карманов" w:date="2017-01-24T06:01:00Z"/>
              <w:rFonts w:ascii="Times New Roman" w:eastAsiaTheme="minorEastAsia" w:hAnsi="Times New Roman" w:cs="Times New Roman"/>
              <w:sz w:val="24"/>
              <w:szCs w:val="24"/>
              <w:lang w:val="en-US"/>
            </w:rPr>
          </w:rPrChange>
        </w:rPr>
      </w:pPr>
      <w:ins w:id="31" w:author="Дмитрий Карманов" w:date="2017-01-24T06:00:00Z">
        <w:r>
          <w:rPr>
            <w:rFonts w:ascii="Times New Roman" w:hAnsi="Times New Roman" w:cs="Times New Roman"/>
            <w:sz w:val="24"/>
            <w:szCs w:val="24"/>
          </w:rPr>
          <w:t xml:space="preserve">На слабоконтрастных изображениях имеет место чрезмерное растяжение частотных характеристик. Для разрешения этой проблемы было проведено исследование набора гистограмм интенсивности слабоконтрастных изображений вулканов, сделанных в разное время суток и в разное время года. Для каждой фотографии был проведён анализ растяжения гистограммы для повышения контраста и выведен максимальный порог коэффициента растяжения </w:t>
        </w:r>
      </w:ins>
      <w:ins w:id="32" w:author="Дмитрий Карманов" w:date="2017-01-24T06:02:00Z">
        <w:r>
          <w:rPr>
            <w:rFonts w:ascii="Times New Roman" w:hAnsi="Times New Roman" w:cs="Times New Roman"/>
            <w:sz w:val="24"/>
            <w:szCs w:val="24"/>
            <w:lang w:val="en-US"/>
          </w:rPr>
          <w:t>k</w:t>
        </w:r>
      </w:ins>
      <w:ins w:id="33" w:author="Дмитрий Карманов" w:date="2017-01-24T06:00:00Z">
        <w:r w:rsidRPr="00FE334C">
          <w:rPr>
            <w:rFonts w:ascii="Times New Roman" w:hAnsi="Times New Roman" w:cs="Times New Roman"/>
            <w:sz w:val="24"/>
            <w:szCs w:val="24"/>
          </w:rPr>
          <w:t xml:space="preserve"> = 2.72</w:t>
        </w:r>
        <w:r>
          <w:rPr>
            <w:rFonts w:ascii="Times New Roman" w:hAnsi="Times New Roman" w:cs="Times New Roman"/>
            <w:sz w:val="24"/>
            <w:szCs w:val="24"/>
          </w:rPr>
          <w:t>, при котором рисунок объектов сцены визуально хорошо отличим от шума.</w:t>
        </w:r>
        <w:r w:rsidRPr="00FE334C">
          <w:rPr>
            <w:rFonts w:ascii="Times New Roman" w:hAnsi="Times New Roman" w:cs="Times New Roman"/>
            <w:sz w:val="24"/>
            <w:szCs w:val="24"/>
            <w:rPrChange w:id="34" w:author="Дмитрий Карманов" w:date="2017-01-24T06:00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ins w:id="35" w:author="Дмитрий Карманов" w:date="2017-01-24T06:05:00Z">
        <w:r w:rsidR="005320AB">
          <w:rPr>
            <w:rFonts w:ascii="Times New Roman" w:hAnsi="Times New Roman" w:cs="Times New Roman"/>
            <w:sz w:val="24"/>
            <w:szCs w:val="24"/>
          </w:rPr>
          <w:t>Полученный</w:t>
        </w:r>
      </w:ins>
      <w:ins w:id="36" w:author="Дмитрий Карманов" w:date="2017-01-24T06:00:00Z">
        <w:r>
          <w:rPr>
            <w:rFonts w:ascii="Times New Roman" w:hAnsi="Times New Roman" w:cs="Times New Roman"/>
            <w:sz w:val="24"/>
            <w:szCs w:val="24"/>
          </w:rPr>
          <w:t xml:space="preserve"> порог был использован для построения модифицированного алгоритма нормализации. </w:t>
        </w:r>
      </w:ins>
      <w:r w:rsidR="00FC6C61">
        <w:rPr>
          <w:rFonts w:ascii="Times New Roman" w:hAnsi="Times New Roman" w:cs="Times New Roman"/>
          <w:sz w:val="24"/>
          <w:szCs w:val="24"/>
        </w:rPr>
        <w:t xml:space="preserve">В </w:t>
      </w:r>
      <w:r w:rsidR="00FC6C61" w:rsidRPr="00FC6C61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="008F2F79">
        <w:rPr>
          <w:rFonts w:ascii="Times New Roman" w:hAnsi="Times New Roman" w:cs="Times New Roman"/>
          <w:sz w:val="24"/>
          <w:szCs w:val="24"/>
          <w:highlight w:val="yellow"/>
        </w:rPr>
        <w:t>6</w:t>
      </w:r>
      <w:r w:rsidR="00FC6C61" w:rsidRPr="00FC6C61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="00FC6C61">
        <w:rPr>
          <w:rFonts w:ascii="Times New Roman" w:hAnsi="Times New Roman" w:cs="Times New Roman"/>
          <w:sz w:val="24"/>
          <w:szCs w:val="24"/>
        </w:rPr>
        <w:t xml:space="preserve"> векторы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</m:oMath>
      <w:r w:rsidR="00FC6C6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FC6C61" w:rsidRPr="00FC6C61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</m:acc>
      </m:oMath>
      <w:r w:rsidR="00FC6C61">
        <w:rPr>
          <w:rFonts w:ascii="Times New Roman" w:eastAsiaTheme="minorEastAsia" w:hAnsi="Times New Roman" w:cs="Times New Roman"/>
          <w:sz w:val="24"/>
          <w:szCs w:val="24"/>
        </w:rPr>
        <w:t xml:space="preserve"> нормализуются</w:t>
      </w:r>
      <w:del w:id="37" w:author="Дмитрий Карманов" w:date="2017-01-18T08:02:00Z">
        <w:r w:rsidR="00FC6C61" w:rsidDel="00DE0779">
          <w:rPr>
            <w:rFonts w:ascii="Times New Roman" w:eastAsiaTheme="minorEastAsia" w:hAnsi="Times New Roman" w:cs="Times New Roman"/>
            <w:sz w:val="24"/>
            <w:szCs w:val="24"/>
          </w:rPr>
          <w:delText>,</w:delText>
        </w:r>
      </w:del>
      <w:ins w:id="38" w:author="Дмитрий Карманов" w:date="2017-01-24T06:01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 с помощью функции </w:t>
        </w:r>
      </w:ins>
      <m:oMath>
        <w:ins w:id="39" w:author="Дмитрий Карманов" w:date="2017-01-24T06:10:00Z"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norm</m:t>
          </m:r>
        </w:ins>
        <m:d>
          <m:dPr>
            <m:ctrlPr>
              <w:ins w:id="40" w:author="Дмитрий Карманов" w:date="2017-01-24T06:10:00Z"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w:ins>
            </m:ctrlPr>
          </m:dPr>
          <m:e>
            <w:ins w:id="41" w:author="Дмитрий Карманов" w:date="2017-01-24T06:10:00Z"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w:ins>
          </m:e>
        </m:d>
      </m:oMath>
      <w:ins w:id="42" w:author="Дмитрий Карманов" w:date="2017-01-24T06:01:00Z">
        <w:r w:rsidRPr="00FE334C">
          <w:rPr>
            <w:rFonts w:ascii="Times New Roman" w:eastAsiaTheme="minorEastAsia" w:hAnsi="Times New Roman" w:cs="Times New Roman"/>
            <w:sz w:val="24"/>
            <w:szCs w:val="24"/>
            <w:rPrChange w:id="43" w:author="Дмитрий Карманов" w:date="2017-01-24T06:01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>.</w:t>
        </w:r>
      </w:ins>
    </w:p>
    <w:p w:rsidR="00FE334C" w:rsidRDefault="00AD4A2F" w:rsidP="00FC6C61">
      <w:pPr>
        <w:jc w:val="both"/>
        <w:rPr>
          <w:ins w:id="44" w:author="Дмитрий Карманов" w:date="2017-01-24T06:11:00Z"/>
          <w:rFonts w:ascii="Times New Roman" w:eastAsiaTheme="minorEastAsia" w:hAnsi="Times New Roman" w:cs="Times New Roman"/>
          <w:sz w:val="24"/>
          <w:szCs w:val="24"/>
        </w:rPr>
      </w:pPr>
      <m:oMathPara>
        <m:oMath>
          <w:ins w:id="45" w:author="Дмитрий Карманов" w:date="2017-01-24T06:01:00Z"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norm</m:t>
            </m:r>
          </w:ins>
          <m:d>
            <m:dPr>
              <m:ctrlPr>
                <w:ins w:id="46" w:author="Дмитрий Карманов" w:date="2017-01-24T06:01:00Z"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  <w:rPrChange w:id="47" w:author="Дмитрий Карманов" w:date="2017-01-24T06:06:00Z"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w:rPrChange>
                  </w:rPr>
                </w:ins>
              </m:ctrlPr>
            </m:dPr>
            <m:e>
              <w:ins w:id="48" w:author="Дмитрий Карманов" w:date="2017-01-24T06:01:00Z"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  <w:rPrChange w:id="49" w:author="Дмитрий Карманов" w:date="2017-01-24T06:06:00Z"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</w:rPrChange>
                  </w:rPr>
                  <m:t>f</m:t>
                </m:r>
              </w:ins>
            </m:e>
          </m:d>
          <w:ins w:id="50" w:author="Дмитрий Карманов" w:date="2017-01-24T06:02:00Z"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=</m:t>
            </m:r>
          </w:ins>
          <m:d>
            <m:dPr>
              <m:begChr m:val="{"/>
              <m:endChr m:val=""/>
              <m:ctrlPr>
                <w:ins w:id="51" w:author="Дмитрий Карманов" w:date="2017-01-24T06:02:00Z"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dPr>
            <m:e>
              <m:eqArr>
                <m:eqArrPr>
                  <m:ctrlPr>
                    <w:ins w:id="52" w:author="Дмитрий Карманов" w:date="2017-01-24T06:02:00Z"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w:ins>
                  </m:ctrlPr>
                </m:eqArrPr>
                <m:e>
                  <w:ins w:id="53" w:author="Дмитрий Карманов" w:date="2017-01-24T06:03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⋅</m:t>
                    </m:r>
                  </w:ins>
                  <m:acc>
                    <m:accPr>
                      <m:chr m:val="̅"/>
                      <m:ctrlPr>
                        <w:ins w:id="54" w:author="Дмитрий Карманов" w:date="2017-01-24T06:03:00Z"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accPr>
                    <m:e>
                      <w:ins w:id="55" w:author="Дмитрий Карманов" w:date="2017-01-24T06:03:00Z"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w:ins>
                    </m:e>
                  </m:acc>
                  <w:ins w:id="56" w:author="Дмитрий Карманов" w:date="2017-01-24T06:04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 xml:space="preserve">, если </m:t>
                    </m:r>
                  </w:ins>
                  <w:ins w:id="57" w:author="Дмитрий Карманов" w:date="2017-01-24T06:06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⋅</m:t>
                    </m:r>
                  </w:ins>
                  <w:ins w:id="58" w:author="Дмитрий Карманов" w:date="2017-01-24T06:04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⋅</m:t>
                    </m:r>
                  </w:ins>
                  <m:acc>
                    <m:accPr>
                      <m:chr m:val="̅"/>
                      <m:ctrlPr>
                        <w:ins w:id="59" w:author="Дмитрий Карманов" w:date="2017-01-24T06:04:00Z"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accPr>
                    <m:e>
                      <w:ins w:id="60" w:author="Дмитрий Карманов" w:date="2017-01-24T06:04:00Z"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w:ins>
                    </m:e>
                  </m:acc>
                  <w:ins w:id="61" w:author="Дмитрий Карманов" w:date="2017-01-24T06:08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|</m:t>
                    </m:r>
                  </w:ins>
                  <w:ins w:id="62" w:author="Дмитрий Карманов" w:date="2017-01-24T06:04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≤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1,</m:t>
                    </m:r>
                  </w:ins>
                </m:e>
                <m:e>
                  <m:f>
                    <m:fPr>
                      <m:ctrlPr>
                        <w:ins w:id="63" w:author="Дмитрий Карманов" w:date="2017-01-24T06:04:00Z"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fPr>
                    <m:num>
                      <w:ins w:id="64" w:author="Дмитрий Карманов" w:date="2017-01-24T06:04:00Z"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w:ins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ins w:id="65" w:author="Дмитрий Карманов" w:date="2017-01-24T06:04:00Z"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ins>
                          </m:ctrlPr>
                        </m:dPr>
                        <m:e>
                          <w:ins w:id="66" w:author="Дмитрий Карманов" w:date="2017-01-24T06:05:00Z"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f</m:t>
                            </m:r>
                          </w:ins>
                          <m:ctrlPr>
                            <w:ins w:id="67" w:author="Дмитрий Карманов" w:date="2017-01-24T06:05:00Z"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ins>
                          </m:ctrlPr>
                        </m:e>
                      </m:d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en>
                  </m:f>
                  <w:ins w:id="68" w:author="Дмитрий Карманов" w:date="2017-01-24T06:05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 xml:space="preserve"> если </m:t>
                    </m:r>
                  </w:ins>
                  <w:ins w:id="69" w:author="Дмитрий Карманов" w:date="2017-01-24T06:07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f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k⋅</m:t>
                    </m:r>
                  </w:ins>
                  <m:acc>
                    <m:accPr>
                      <m:chr m:val="̅"/>
                      <m:ctrlPr>
                        <w:ins w:id="70" w:author="Дмитрий Карманов" w:date="2017-01-24T06:07:00Z"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w:ins>
                      </m:ctrlPr>
                    </m:accPr>
                    <m:e>
                      <w:ins w:id="71" w:author="Дмитрий Карманов" w:date="2017-01-24T06:07:00Z"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s|</m:t>
                        </m:r>
                      </w:ins>
                    </m:e>
                  </m:acc>
                  <w:ins w:id="72" w:author="Дмитрий Карманов" w:date="2017-01-24T06:08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&gt;</m:t>
                    </m:r>
                  </w:ins>
                  <w:ins w:id="73" w:author="Дмитрий Карманов" w:date="2017-01-24T06:07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w:ins>
                  <w:ins w:id="74" w:author="Дмитрий Карманов" w:date="2017-01-24T06:05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.</m:t>
                    </m:r>
                  </w:ins>
                </m:e>
              </m:eqArr>
            </m:e>
          </m:d>
        </m:oMath>
      </m:oMathPara>
    </w:p>
    <w:p w:rsidR="00172BA4" w:rsidRDefault="00172BA4" w:rsidP="00FC6C61">
      <w:pPr>
        <w:jc w:val="both"/>
        <w:rPr>
          <w:ins w:id="75" w:author="Дмитрий Карманов" w:date="2017-01-24T06:14:00Z"/>
          <w:rFonts w:ascii="Times New Roman" w:eastAsiaTheme="minorEastAsia" w:hAnsi="Times New Roman" w:cs="Times New Roman"/>
          <w:sz w:val="24"/>
          <w:szCs w:val="24"/>
        </w:rPr>
      </w:pPr>
      <w:ins w:id="76" w:author="Дмитрий Карманов" w:date="2017-01-24T06:11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Где </w:t>
        </w: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s</m:t>
              </m:r>
            </m:e>
          </m:acc>
        </m:oMath>
      </w:ins>
      <w:ins w:id="77" w:author="Дмитрий Карманов" w:date="2017-01-24T06:12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 - среднее значение, на которое умножается </w:t>
        </w:r>
      </w:ins>
      <w:ins w:id="78" w:author="Дмитрий Карманов" w:date="2017-01-24T06:13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векторы частотных характеристик </w:t>
        </w:r>
      </w:ins>
      <w:ins w:id="79" w:author="Дмитрий Карманов" w:date="2017-01-24T06:14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эталонных </w:t>
        </w:r>
        <w:proofErr w:type="spellStart"/>
        <w:r>
          <w:rPr>
            <w:rFonts w:ascii="Times New Roman" w:eastAsiaTheme="minorEastAsia" w:hAnsi="Times New Roman" w:cs="Times New Roman"/>
            <w:sz w:val="24"/>
            <w:szCs w:val="24"/>
          </w:rPr>
          <w:t>ихображений</w:t>
        </w:r>
        <w:proofErr w:type="spellEnd"/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 для получения единичной длины.</w:t>
        </w:r>
      </w:ins>
    </w:p>
    <w:p w:rsidR="00172BA4" w:rsidRPr="00172BA4" w:rsidRDefault="00172BA4" w:rsidP="00FC6C61">
      <w:pPr>
        <w:jc w:val="both"/>
        <w:rPr>
          <w:ins w:id="80" w:author="Дмитрий Карманов" w:date="2017-01-24T06:01:00Z"/>
          <w:rFonts w:ascii="Times New Roman" w:eastAsiaTheme="minorEastAsia" w:hAnsi="Times New Roman" w:cs="Times New Roman"/>
          <w:sz w:val="24"/>
          <w:szCs w:val="24"/>
          <w:rPrChange w:id="81" w:author="Дмитрий Карманов" w:date="2017-01-24T06:11:00Z">
            <w:rPr>
              <w:ins w:id="82" w:author="Дмитрий Карманов" w:date="2017-01-24T06:01:00Z"/>
              <w:rFonts w:ascii="Times New Roman" w:eastAsiaTheme="minorEastAsia" w:hAnsi="Times New Roman" w:cs="Times New Roman"/>
              <w:sz w:val="24"/>
              <w:szCs w:val="24"/>
              <w:lang w:val="en-US"/>
            </w:rPr>
          </w:rPrChange>
        </w:rPr>
      </w:pPr>
      <m:oMathPara>
        <m:oMath>
          <m:acc>
            <m:accPr>
              <m:chr m:val="̅"/>
              <m:ctrlPr>
                <w:ins w:id="83" w:author="Дмитрий Карманов" w:date="2017-01-24T06:14:00Z"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w:ins>
              </m:ctrlPr>
            </m:accPr>
            <m:e>
              <w:ins w:id="84" w:author="Дмитрий Карманов" w:date="2017-01-24T06:14:00Z"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s</m:t>
                </m:r>
              </w:ins>
            </m:e>
          </m:acc>
          <w:ins w:id="85" w:author="Дмитрий Карманов" w:date="2017-01-24T06:14:00Z"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</m:t>
            </m:r>
          </w:ins>
          <m:nary>
            <m:naryPr>
              <m:chr m:val="∑"/>
              <m:limLoc m:val="undOvr"/>
              <m:ctrlPr>
                <w:ins w:id="86" w:author="Дмитрий Карманов" w:date="2017-01-24T06:14:00Z"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w:ins>
              </m:ctrlPr>
            </m:naryPr>
            <m:sub>
              <w:ins w:id="87" w:author="Дмитрий Карманов" w:date="2017-01-24T06:14:00Z"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i=1</m:t>
                </m:r>
              </w:ins>
            </m:sub>
            <m:sup>
              <w:ins w:id="88" w:author="Дмитрий Карманов" w:date="2017-01-24T06:14:00Z"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</m:t>
                </m:r>
              </w:ins>
            </m:sup>
            <m:e>
              <m:sSub>
                <m:sSubPr>
                  <m:ctrlPr>
                    <w:ins w:id="89" w:author="Дмитрий Карманов" w:date="2017-01-24T06:14:00Z"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w:ins>
                  </m:ctrlPr>
                </m:sSubPr>
                <m:e>
                  <w:ins w:id="90" w:author="Дмитрий Карманов" w:date="2017-01-24T06:14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w:ins>
                </m:e>
                <m:sub>
                  <w:ins w:id="91" w:author="Дмитрий Карманов" w:date="2017-01-24T06:14:00Z"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w:ins>
                </m:sub>
              </m:sSub>
              <w:ins w:id="92" w:author="Дмитрий Карманов" w:date="2017-01-24T06:14:00Z"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</w:ins>
            </m:e>
          </m:nary>
        </m:oMath>
      </m:oMathPara>
    </w:p>
    <w:p w:rsidR="00E671B6" w:rsidRDefault="00FC6C61" w:rsidP="00FC6C61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93" w:author="Дмитрий Карманов" w:date="2017-01-18T08:03:00Z">
        <w:r w:rsidR="00DE0779">
          <w:rPr>
            <w:rFonts w:ascii="Times New Roman" w:eastAsiaTheme="minorEastAsia" w:hAnsi="Times New Roman" w:cs="Times New Roman"/>
            <w:sz w:val="24"/>
            <w:szCs w:val="24"/>
          </w:rPr>
          <w:t>Нормализация</w:t>
        </w:r>
      </w:ins>
      <w:del w:id="94" w:author="Дмитрий Карманов" w:date="2017-01-18T08:03:00Z">
        <w:r w:rsidDel="00DE0779">
          <w:rPr>
            <w:rFonts w:ascii="Times New Roman" w:eastAsiaTheme="minorEastAsia" w:hAnsi="Times New Roman" w:cs="Times New Roman"/>
            <w:sz w:val="24"/>
            <w:szCs w:val="24"/>
          </w:rPr>
          <w:delText>что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 уменьшает влияние освещения на оценку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акцентируя внимание на относительной разнице вкладов отдельных октав. </w:t>
      </w:r>
      <w:r>
        <w:rPr>
          <w:rFonts w:ascii="Times New Roman" w:hAnsi="Times New Roman" w:cs="Times New Roman"/>
          <w:sz w:val="24"/>
          <w:szCs w:val="24"/>
        </w:rPr>
        <w:t xml:space="preserve">Чем лучше частотная характеристика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  <w:lang w:val="en-US"/>
          </w:rPr>
          <m:t>f</m:t>
        </m:r>
      </m:oMath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FC6C61">
        <w:rPr>
          <w:rFonts w:ascii="Times New Roman" w:eastAsiaTheme="minorEastAsia" w:hAnsi="Times New Roman" w:cs="Times New Roman"/>
          <w:sz w:val="24"/>
          <w:szCs w:val="24"/>
        </w:rPr>
        <w:t>соотв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етствует эталонной характеристике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f</m:t>
            </m:r>
          </m:e>
        </m:acc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тем ближе оценка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к единице.</w:t>
      </w:r>
      <w:r w:rsidR="00495BAF">
        <w:rPr>
          <w:rFonts w:ascii="Times New Roman" w:eastAsiaTheme="minorEastAsia" w:hAnsi="Times New Roman" w:cs="Times New Roman"/>
          <w:sz w:val="24"/>
          <w:szCs w:val="24"/>
        </w:rPr>
        <w:t xml:space="preserve"> По аналогии с оценкой видимости контуров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σ</m:t>
        </m:r>
      </m:oMath>
      <w:r w:rsidR="00495BAF" w:rsidRPr="00495BA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95BAF" w:rsidRPr="00495BAF">
        <w:rPr>
          <w:rFonts w:ascii="Times New Roman" w:eastAsiaTheme="minorEastAsia" w:hAnsi="Times New Roman" w:cs="Times New Roman"/>
          <w:sz w:val="24"/>
          <w:szCs w:val="24"/>
          <w:highlight w:val="yellow"/>
        </w:rPr>
        <w:t>см. раздел 2.5</w:t>
      </w:r>
      <w:r w:rsidR="00495BAF" w:rsidRPr="00495BAF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95BAF">
        <w:rPr>
          <w:rFonts w:ascii="Times New Roman" w:eastAsiaTheme="minorEastAsia" w:hAnsi="Times New Roman" w:cs="Times New Roman"/>
          <w:sz w:val="24"/>
          <w:szCs w:val="24"/>
        </w:rPr>
        <w:t xml:space="preserve"> оценка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ρ</m:t>
        </m:r>
      </m:oMath>
      <w:r w:rsidR="00495BAF">
        <w:rPr>
          <w:rFonts w:ascii="Times New Roman" w:eastAsiaTheme="minorEastAsia" w:hAnsi="Times New Roman" w:cs="Times New Roman"/>
          <w:sz w:val="24"/>
          <w:szCs w:val="24"/>
        </w:rPr>
        <w:t xml:space="preserve"> нормализуется:</w:t>
      </w:r>
    </w:p>
    <w:p w:rsidR="00495BAF" w:rsidRDefault="00495BAF" w:rsidP="00495BAF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ρ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←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1.0,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min</m:t>
                              </m:r>
                            </m:e>
                            <m:li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i=1, 2,…, m</m:t>
                              </m:r>
                            </m:lim>
                          </m:limLow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,  (7)</m:t>
          </m:r>
        </m:oMath>
      </m:oMathPara>
    </w:p>
    <w:p w:rsidR="00495BAF" w:rsidRPr="00B210E9" w:rsidRDefault="00495BAF" w:rsidP="00495BA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ρ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оценка, полученная в результате сравнения </w:t>
      </w:r>
      <w:r w:rsidR="00EB7ED9">
        <w:rPr>
          <w:rFonts w:ascii="Times New Roman" w:eastAsiaTheme="minorEastAsia" w:hAnsi="Times New Roman" w:cs="Times New Roman"/>
          <w:sz w:val="24"/>
          <w:szCs w:val="24"/>
        </w:rPr>
        <w:t>частотных характеристик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изображения с эталонн</w:t>
      </w:r>
      <w:r w:rsidR="00EB7ED9">
        <w:rPr>
          <w:rFonts w:ascii="Times New Roman" w:eastAsiaTheme="minorEastAsia" w:hAnsi="Times New Roman" w:cs="Times New Roman"/>
          <w:sz w:val="24"/>
          <w:szCs w:val="24"/>
        </w:rPr>
        <w:t>ой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B7ED9">
        <w:rPr>
          <w:rFonts w:ascii="Times New Roman" w:eastAsiaTheme="minorEastAsia" w:hAnsi="Times New Roman" w:cs="Times New Roman"/>
          <w:sz w:val="24"/>
          <w:szCs w:val="24"/>
        </w:rPr>
        <w:t>частотной характеристикой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результат сравнения</w:t>
      </w:r>
      <w:r w:rsidR="00EB7ED9">
        <w:rPr>
          <w:rFonts w:ascii="Times New Roman" w:eastAsiaTheme="minorEastAsia" w:hAnsi="Times New Roman" w:cs="Times New Roman"/>
          <w:sz w:val="24"/>
          <w:szCs w:val="24"/>
        </w:rPr>
        <w:t xml:space="preserve"> частотных характеристик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9237D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r w:rsidRPr="00C9237D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го эталонного изображения с </w:t>
      </w:r>
      <w:r w:rsidR="00EB7ED9">
        <w:rPr>
          <w:rFonts w:ascii="Times New Roman" w:eastAsiaTheme="minorEastAsia" w:hAnsi="Times New Roman" w:cs="Times New Roman"/>
          <w:sz w:val="24"/>
          <w:szCs w:val="24"/>
        </w:rPr>
        <w:t>эталонной частотной характеристикой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351DA" w:rsidRDefault="00F655A4" w:rsidP="00495BAF">
      <w:pPr>
        <w:spacing w:after="0" w:line="240" w:lineRule="auto"/>
        <w:jc w:val="both"/>
        <w:rPr>
          <w:ins w:id="95" w:author="Admin" w:date="2016-11-08T03:17:00Z"/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Рассмотрим</w:t>
      </w:r>
      <w:ins w:id="96" w:author="Admin" w:date="2016-11-10T13:19:00Z">
        <w:r w:rsidR="0016167E">
          <w:rPr>
            <w:rFonts w:ascii="Times New Roman" w:eastAsiaTheme="minorEastAsia" w:hAnsi="Times New Roman" w:cs="Times New Roman"/>
            <w:sz w:val="24"/>
            <w:szCs w:val="24"/>
          </w:rPr>
          <w:t xml:space="preserve"> работ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у</w:t>
      </w:r>
      <w:ins w:id="97" w:author="Admin" w:date="2016-11-10T13:19:00Z">
        <w:r w:rsidR="0016167E">
          <w:rPr>
            <w:rFonts w:ascii="Times New Roman" w:eastAsiaTheme="minorEastAsia" w:hAnsi="Times New Roman" w:cs="Times New Roman"/>
            <w:sz w:val="24"/>
            <w:szCs w:val="24"/>
          </w:rPr>
          <w:t xml:space="preserve"> алгоритма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на примере трех </w:t>
      </w:r>
      <w:del w:id="98" w:author="Alexander" w:date="2016-11-23T11:31:00Z">
        <w:r w:rsidDel="00CF109F">
          <w:rPr>
            <w:rFonts w:ascii="Times New Roman" w:eastAsiaTheme="minorEastAsia" w:hAnsi="Times New Roman" w:cs="Times New Roman"/>
            <w:sz w:val="24"/>
            <w:szCs w:val="24"/>
          </w:rPr>
          <w:delText xml:space="preserve">разных </w:delText>
        </w:r>
      </w:del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изображений</w:t>
      </w:r>
      <w:ins w:id="99" w:author="Alexander" w:date="2016-11-23T11:31:00Z">
        <w:r w:rsidR="006A513B" w:rsidRPr="006A513B">
          <w:rPr>
            <w:rFonts w:ascii="Times New Roman" w:eastAsiaTheme="minorEastAsia" w:hAnsi="Times New Roman" w:cs="Times New Roman"/>
            <w:sz w:val="24"/>
            <w:szCs w:val="24"/>
            <w:rPrChange w:id="100" w:author="Alexander" w:date="2016-11-23T11:31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>:</w:t>
        </w:r>
      </w:ins>
      <w:del w:id="101" w:author="Alexander" w:date="2016-11-23T11:31:00Z">
        <w:r w:rsidDel="00CF109F">
          <w:rPr>
            <w:rFonts w:ascii="Times New Roman" w:eastAsiaTheme="minorEastAsia" w:hAnsi="Times New Roman" w:cs="Times New Roman"/>
            <w:sz w:val="24"/>
            <w:szCs w:val="24"/>
          </w:rPr>
          <w:delText>. Н</w:delText>
        </w:r>
      </w:del>
      <w:ins w:id="102" w:author="Admin" w:date="2016-11-08T03:06:00Z">
        <w:del w:id="103" w:author="Alexander" w:date="2016-11-23T11:31:00Z">
          <w:r w:rsidR="003C302F" w:rsidDel="00CF109F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а </w:delText>
          </w:r>
        </w:del>
      </w:ins>
      <w:del w:id="104" w:author="Alexander" w:date="2016-11-23T11:31:00Z">
        <w:r w:rsidDel="00CF109F">
          <w:rPr>
            <w:rFonts w:ascii="Times New Roman" w:eastAsiaTheme="minorEastAsia" w:hAnsi="Times New Roman" w:cs="Times New Roman"/>
            <w:sz w:val="24"/>
            <w:szCs w:val="24"/>
          </w:rPr>
          <w:delText>рис.</w:delText>
        </w:r>
      </w:del>
      <w:ins w:id="105" w:author="Admin" w:date="2016-11-08T03:06:00Z">
        <w:del w:id="106" w:author="Alexander" w:date="2016-11-23T11:31:00Z">
          <w:r w:rsidR="003C302F" w:rsidDel="00CF109F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7а </w:delText>
          </w:r>
        </w:del>
      </w:ins>
      <w:r>
        <w:rPr>
          <w:rFonts w:ascii="Times New Roman" w:eastAsiaTheme="minorEastAsia" w:hAnsi="Times New Roman" w:cs="Times New Roman"/>
          <w:sz w:val="24"/>
          <w:szCs w:val="24"/>
        </w:rPr>
        <w:t>вулкан</w:t>
      </w:r>
      <w:proofErr w:type="spellEnd"/>
      <w:ins w:id="107" w:author="Alexander" w:date="2016-11-23T11:31:00Z">
        <w:r w:rsidR="00CF109F">
          <w:rPr>
            <w:rFonts w:ascii="Times New Roman" w:eastAsiaTheme="minorEastAsia" w:hAnsi="Times New Roman" w:cs="Times New Roman"/>
            <w:sz w:val="24"/>
            <w:szCs w:val="24"/>
          </w:rPr>
          <w:t xml:space="preserve"> полностью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 закрыт </w:t>
      </w:r>
      <w:del w:id="108" w:author="Alexander" w:date="2016-11-23T11:31:00Z">
        <w:r w:rsidDel="00CF109F">
          <w:rPr>
            <w:rFonts w:ascii="Times New Roman" w:eastAsiaTheme="minorEastAsia" w:hAnsi="Times New Roman" w:cs="Times New Roman"/>
            <w:sz w:val="24"/>
            <w:szCs w:val="24"/>
          </w:rPr>
          <w:delText xml:space="preserve">полностью 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>туманом</w:t>
      </w:r>
      <w:ins w:id="109" w:author="Alexander" w:date="2016-11-23T11:31:00Z">
        <w:r w:rsidR="006A513B" w:rsidRPr="006A513B">
          <w:rPr>
            <w:rFonts w:ascii="Times New Roman" w:eastAsiaTheme="minorEastAsia" w:hAnsi="Times New Roman" w:cs="Times New Roman"/>
            <w:sz w:val="24"/>
            <w:szCs w:val="24"/>
            <w:rPrChange w:id="110" w:author="Alexander" w:date="2016-11-23T11:31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 xml:space="preserve"> (</w:t>
        </w:r>
        <w:r w:rsidR="00CF109F">
          <w:rPr>
            <w:rFonts w:ascii="Times New Roman" w:eastAsiaTheme="minorEastAsia" w:hAnsi="Times New Roman" w:cs="Times New Roman"/>
            <w:sz w:val="24"/>
            <w:szCs w:val="24"/>
          </w:rPr>
          <w:t>рис.</w:t>
        </w:r>
      </w:ins>
      <w:ins w:id="111" w:author="Alexander" w:date="2016-11-23T11:32:00Z">
        <w:r w:rsidR="00CF109F">
          <w:rPr>
            <w:rFonts w:ascii="Times New Roman" w:eastAsiaTheme="minorEastAsia" w:hAnsi="Times New Roman" w:cs="Times New Roman"/>
            <w:sz w:val="24"/>
            <w:szCs w:val="24"/>
          </w:rPr>
          <w:t xml:space="preserve"> 7а</w:t>
        </w:r>
      </w:ins>
      <w:ins w:id="112" w:author="Alexander" w:date="2016-11-23T11:31:00Z">
        <w:r w:rsidR="006A513B" w:rsidRPr="006A513B">
          <w:rPr>
            <w:rFonts w:ascii="Times New Roman" w:eastAsiaTheme="minorEastAsia" w:hAnsi="Times New Roman" w:cs="Times New Roman"/>
            <w:sz w:val="24"/>
            <w:szCs w:val="24"/>
            <w:rPrChange w:id="113" w:author="Alexander" w:date="2016-11-23T11:31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>)</w:t>
        </w:r>
      </w:ins>
      <w:ins w:id="114" w:author="Admin" w:date="2016-11-08T03:10:00Z">
        <w:r w:rsidR="0005646A">
          <w:rPr>
            <w:rFonts w:ascii="Times New Roman" w:eastAsiaTheme="minorEastAsia" w:hAnsi="Times New Roman" w:cs="Times New Roman"/>
            <w:sz w:val="24"/>
            <w:szCs w:val="24"/>
          </w:rPr>
          <w:t xml:space="preserve">, </w:t>
        </w:r>
        <w:del w:id="115" w:author="Alexander" w:date="2016-11-23T11:32:00Z">
          <w:r w:rsidR="0005646A" w:rsidDel="00CF109F">
            <w:rPr>
              <w:rFonts w:ascii="Times New Roman" w:eastAsiaTheme="minorEastAsia" w:hAnsi="Times New Roman" w:cs="Times New Roman"/>
              <w:sz w:val="24"/>
              <w:szCs w:val="24"/>
            </w:rPr>
            <w:delText>на 7б –</w:delText>
          </w:r>
        </w:del>
      </w:ins>
      <w:del w:id="116" w:author="Alexander" w:date="2016-11-23T11:32:00Z">
        <w:r w:rsidDel="00CF109F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4545A3">
        <w:rPr>
          <w:rFonts w:ascii="Times New Roman" w:eastAsiaTheme="minorEastAsia" w:hAnsi="Times New Roman" w:cs="Times New Roman"/>
          <w:sz w:val="24"/>
          <w:szCs w:val="24"/>
        </w:rPr>
        <w:t>вулкан частично перекрывают облака</w:t>
      </w:r>
      <w:ins w:id="117" w:author="Alexander" w:date="2016-11-23T11:32:00Z">
        <w:r w:rsidR="00CF109F">
          <w:rPr>
            <w:rFonts w:ascii="Times New Roman" w:eastAsiaTheme="minorEastAsia" w:hAnsi="Times New Roman" w:cs="Times New Roman"/>
            <w:sz w:val="24"/>
            <w:szCs w:val="24"/>
          </w:rPr>
          <w:t xml:space="preserve"> (рис. 7б) и </w:t>
        </w:r>
      </w:ins>
      <w:ins w:id="118" w:author="Admin" w:date="2016-11-08T03:11:00Z">
        <w:del w:id="119" w:author="Alexander" w:date="2016-11-23T11:32:00Z">
          <w:r w:rsidR="0005646A" w:rsidDel="00CF109F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, 7в – </w:delText>
          </w:r>
        </w:del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снимок </w:t>
      </w:r>
      <w:r w:rsidR="004545A3">
        <w:rPr>
          <w:rFonts w:ascii="Times New Roman" w:eastAsiaTheme="minorEastAsia" w:hAnsi="Times New Roman" w:cs="Times New Roman"/>
          <w:sz w:val="24"/>
          <w:szCs w:val="24"/>
        </w:rPr>
        <w:t>получен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 ясную погоду</w:t>
      </w:r>
      <w:ins w:id="120" w:author="Alexander" w:date="2016-11-23T11:33:00Z">
        <w:r w:rsidR="003D055B">
          <w:rPr>
            <w:rFonts w:ascii="Times New Roman" w:eastAsiaTheme="minorEastAsia" w:hAnsi="Times New Roman" w:cs="Times New Roman"/>
            <w:sz w:val="24"/>
            <w:szCs w:val="24"/>
          </w:rPr>
          <w:t xml:space="preserve"> (рис. 7в)</w:t>
        </w:r>
      </w:ins>
      <w:ins w:id="121" w:author="Admin" w:date="2016-11-09T16:46:00Z">
        <w:r w:rsidR="00671F28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</w:p>
    <w:p w:rsidR="006A0947" w:rsidRDefault="004545A3">
      <w:pPr>
        <w:spacing w:after="0" w:line="240" w:lineRule="auto"/>
        <w:jc w:val="center"/>
        <w:rPr>
          <w:ins w:id="122" w:author="Admin" w:date="2016-11-09T16:46:00Z"/>
          <w:rFonts w:ascii="Times New Roman" w:eastAsiaTheme="minorEastAsia" w:hAnsi="Times New Roman" w:cs="Times New Roman"/>
          <w:sz w:val="24"/>
          <w:szCs w:val="24"/>
        </w:rPr>
        <w:pPrChange w:id="123" w:author="Admin" w:date="2016-11-09T17:07:00Z">
          <w:pPr>
            <w:spacing w:after="0" w:line="240" w:lineRule="auto"/>
            <w:jc w:val="both"/>
          </w:pPr>
        </w:pPrChange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1486267"/>
            <wp:effectExtent l="0" t="0" r="0" b="0"/>
            <wp:docPr id="9" name="Рисунок 9" descr="C:\Ubuntu_x86_folder\Dropbox\Projects\Новая статья\ImageComp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buntu_x86_folder\Dropbox\Projects\Новая статья\ImageComple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947" w:rsidRDefault="00671F28">
      <w:pPr>
        <w:pStyle w:val="a6"/>
        <w:jc w:val="center"/>
        <w:rPr>
          <w:ins w:id="124" w:author="Admin" w:date="2016-11-09T16:46:00Z"/>
          <w:rFonts w:ascii="Times New Roman" w:eastAsiaTheme="minorEastAsia" w:hAnsi="Times New Roman" w:cs="Times New Roman"/>
          <w:sz w:val="24"/>
          <w:szCs w:val="24"/>
        </w:rPr>
        <w:pPrChange w:id="125" w:author="Admin" w:date="2016-11-09T16:47:00Z">
          <w:pPr>
            <w:spacing w:after="0" w:line="240" w:lineRule="auto"/>
            <w:jc w:val="both"/>
          </w:pPr>
        </w:pPrChange>
      </w:pPr>
      <w:ins w:id="126" w:author="Admin" w:date="2016-11-09T16:47:00Z"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 xml:space="preserve">Рис. </w:t>
        </w:r>
        <w:r>
          <w:rPr>
            <w:rFonts w:ascii="Times New Roman" w:hAnsi="Times New Roman" w:cs="Times New Roman"/>
            <w:color w:val="auto"/>
            <w:sz w:val="24"/>
            <w:szCs w:val="24"/>
          </w:rPr>
          <w:t>7</w:t>
        </w:r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>:</w:t>
        </w:r>
        <w:r w:rsidRPr="00482CA8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127" w:author="Admin" w:date="2016-11-14T16:19:00Z">
        <w:r w:rsidR="00DB52DC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П</w:t>
        </w:r>
      </w:ins>
      <w:ins w:id="128" w:author="Admin" w:date="2016-11-09T16:47:00Z">
        <w:r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римеры тестовых изображений</w:t>
        </w:r>
      </w:ins>
      <w:ins w:id="129" w:author="Admin" w:date="2016-11-09T16:53:00Z">
        <w:r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130" w:author="Admin" w:date="2016-11-22T17:04:00Z">
        <w:r w:rsidR="00FB2B47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с разной видимостью </w:t>
        </w:r>
      </w:ins>
      <w:ins w:id="131" w:author="Admin" w:date="2016-11-22T17:03:00Z">
        <w:r w:rsidR="004E0B2D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вулкана Шивелуч</w:t>
        </w:r>
      </w:ins>
      <w:ins w:id="132" w:author="Admin" w:date="2016-11-09T16:47:00Z">
        <w:r w:rsidRPr="00482CA8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: а. –</w:t>
        </w:r>
      </w:ins>
      <w:ins w:id="133" w:author="Admin" w:date="2016-11-09T16:54:00Z">
        <w:r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134" w:author="Admin" w:date="2016-11-21T11:42:00Z">
        <w:r w:rsidR="009F67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оценка </w:t>
        </w:r>
      </w:ins>
      <m:oMath>
        <w:commentRangeStart w:id="135"/>
        <w:ins w:id="136" w:author="Admin" w:date="2016-11-09T17:07:00Z"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ρ=</m:t>
          </m:r>
        </w:ins>
        <w:ins w:id="137" w:author="Admin" w:date="2016-11-21T11:41:00Z"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0.</m:t>
          </m:r>
        </w:ins>
        <w:ins w:id="138" w:author="Admin" w:date="2016-11-21T11:43:00Z"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5</m:t>
          </m:r>
        </w:ins>
        <w:commentRangeEnd w:id="135"/>
        <m:r>
          <m:rPr>
            <m:sty m:val="p"/>
          </m:rPr>
          <w:rPr>
            <w:rStyle w:val="aa"/>
            <w:b w:val="0"/>
            <w:bCs w:val="0"/>
            <w:color w:val="auto"/>
          </w:rPr>
          <w:commentReference w:id="135"/>
        </m:r>
      </m:oMath>
      <w:r w:rsidRPr="00482CA8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, б. –</w:t>
      </w:r>
      <w:ins w:id="139" w:author="Admin" w:date="2016-11-09T16:54:00Z">
        <w:r>
          <w:rPr>
            <w:rFonts w:ascii="Times New Roman" w:eastAsiaTheme="minorEastAsia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140" w:author="Admin" w:date="2016-11-21T11:42:00Z">
        <w:r w:rsidR="009F67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оценка </w:t>
        </w:r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ρ=0.826</m:t>
          </m:r>
        </m:oMath>
      </w:ins>
      <w:ins w:id="141" w:author="Admin" w:date="2016-11-09T16:54:00Z">
        <w:r>
          <w:rPr>
            <w:rFonts w:ascii="Times New Roman" w:eastAsiaTheme="minorEastAsia" w:hAnsi="Times New Roman" w:cs="Times New Roman"/>
            <w:b w:val="0"/>
            <w:color w:val="auto"/>
            <w:sz w:val="24"/>
            <w:szCs w:val="24"/>
          </w:rPr>
          <w:t xml:space="preserve">, </w:t>
        </w:r>
        <w:proofErr w:type="gramStart"/>
        <w:r>
          <w:rPr>
            <w:rFonts w:ascii="Times New Roman" w:eastAsiaTheme="minorEastAsia" w:hAnsi="Times New Roman" w:cs="Times New Roman"/>
            <w:b w:val="0"/>
            <w:color w:val="auto"/>
            <w:sz w:val="24"/>
            <w:szCs w:val="24"/>
          </w:rPr>
          <w:t>в</w:t>
        </w:r>
        <w:proofErr w:type="gramEnd"/>
        <w:r>
          <w:rPr>
            <w:rFonts w:ascii="Times New Roman" w:eastAsiaTheme="minorEastAsia" w:hAnsi="Times New Roman" w:cs="Times New Roman"/>
            <w:b w:val="0"/>
            <w:color w:val="auto"/>
            <w:sz w:val="24"/>
            <w:szCs w:val="24"/>
          </w:rPr>
          <w:t xml:space="preserve"> – </w:t>
        </w:r>
      </w:ins>
      <w:ins w:id="142" w:author="Admin" w:date="2016-11-21T11:42:00Z">
        <w:r w:rsidR="009F67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оценка </w:t>
        </w:r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ρ=0.</m:t>
          </m:r>
        </m:oMath>
      </w:ins>
      <m:oMath>
        <w:ins w:id="143" w:author="Admin" w:date="2016-11-21T11:44:00Z"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96</m:t>
          </m:r>
        </w:ins>
      </m:oMath>
      <w:r w:rsidRPr="00482CA8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.</w:t>
      </w:r>
      <w:bookmarkStart w:id="144" w:name="_GoBack"/>
      <w:bookmarkEnd w:id="144"/>
    </w:p>
    <w:p w:rsidR="00C75F46" w:rsidRPr="00F318A3" w:rsidRDefault="004D7C0D" w:rsidP="00495BAF">
      <w:pPr>
        <w:spacing w:after="0" w:line="240" w:lineRule="auto"/>
        <w:jc w:val="both"/>
        <w:rPr>
          <w:ins w:id="145" w:author="Admin" w:date="2016-11-09T16:58:00Z"/>
          <w:rFonts w:ascii="Times New Roman" w:eastAsiaTheme="minorEastAsia" w:hAnsi="Times New Roman" w:cs="Times New Roman"/>
          <w:sz w:val="24"/>
          <w:szCs w:val="24"/>
        </w:rPr>
      </w:pPr>
      <w:r w:rsidRPr="004D7C0D">
        <w:rPr>
          <w:rFonts w:ascii="Times New Roman" w:eastAsiaTheme="minorEastAsia" w:hAnsi="Times New Roman" w:cs="Times New Roman"/>
          <w:sz w:val="24"/>
          <w:szCs w:val="24"/>
        </w:rPr>
        <w:t xml:space="preserve">Рассчитаем частотные характеристики </w:t>
      </w:r>
      <m:oMath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</m:oMath>
      <w:r w:rsidRPr="004D7C0D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4D7C0D">
        <w:rPr>
          <w:rFonts w:ascii="Times New Roman" w:eastAsiaTheme="minorEastAsia" w:hAnsi="Times New Roman" w:cs="Times New Roman"/>
          <w:sz w:val="24"/>
          <w:szCs w:val="24"/>
        </w:rPr>
        <w:t xml:space="preserve">для изображений на рис. 7 а-в: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а</m:t>
            </m:r>
          </m:sub>
        </m:sSub>
      </m:oMath>
      <w:r w:rsidRPr="004D7C0D">
        <w:rPr>
          <w:rFonts w:ascii="Times New Roman" w:eastAsiaTheme="minorEastAsia" w:hAnsi="Times New Roman" w:cs="Times New Roman"/>
          <w:b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б</m:t>
            </m:r>
          </m:sub>
        </m:sSub>
        <m:r>
          <m:rPr>
            <m:sty m:val="b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в</m:t>
            </m:r>
          </m:sub>
        </m:sSub>
      </m:oMath>
      <w:r w:rsidRPr="004D7C0D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4D7C0D">
        <w:rPr>
          <w:rFonts w:ascii="Times New Roman" w:eastAsiaTheme="minorEastAsia" w:hAnsi="Times New Roman" w:cs="Times New Roman"/>
          <w:sz w:val="24"/>
          <w:szCs w:val="24"/>
        </w:rPr>
        <w:t xml:space="preserve">(рис. 8), а также эталонную характеристику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Pr="004D7C0D">
        <w:rPr>
          <w:rFonts w:ascii="Times New Roman" w:eastAsiaTheme="minorEastAsia" w:hAnsi="Times New Roman" w:cs="Times New Roman"/>
          <w:sz w:val="24"/>
          <w:szCs w:val="24"/>
        </w:rPr>
        <w:t>на основе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146" w:author="Admin" w:date="2016-11-09T16:46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4 </w:t>
        </w:r>
        <w:r w:rsidR="00671F28">
          <w:rPr>
            <w:rFonts w:ascii="Times New Roman" w:eastAsiaTheme="minorEastAsia" w:hAnsi="Times New Roman" w:cs="Times New Roman"/>
            <w:sz w:val="24"/>
            <w:szCs w:val="24"/>
          </w:rPr>
          <w:t>эталонных снимков взятых в разное время 2014 года.</w:t>
        </w:r>
      </w:ins>
    </w:p>
    <w:p w:rsidR="006A0947" w:rsidRDefault="006A513B">
      <w:pPr>
        <w:spacing w:after="0" w:line="240" w:lineRule="auto"/>
        <w:jc w:val="center"/>
        <w:rPr>
          <w:ins w:id="147" w:author="Admin" w:date="2016-11-09T16:59:00Z"/>
          <w:rFonts w:ascii="Times New Roman" w:eastAsiaTheme="minorEastAsia" w:hAnsi="Times New Roman" w:cs="Times New Roman"/>
          <w:sz w:val="24"/>
          <w:szCs w:val="24"/>
        </w:rPr>
        <w:pPrChange w:id="148" w:author="Admin" w:date="2016-11-09T17:07:00Z">
          <w:pPr>
            <w:spacing w:after="0" w:line="240" w:lineRule="auto"/>
            <w:jc w:val="both"/>
          </w:pPr>
        </w:pPrChange>
      </w:pPr>
      <w:r w:rsidRPr="006A513B">
        <w:rPr>
          <w:rFonts w:ascii="Times New Roman" w:hAnsi="Times New Roman" w:cs="Times New Roman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410pt;margin-top:178.3pt;width:14.25pt;height:26pt;z-index:251665408">
            <v:imagedata r:id="rId13" o:title=""/>
          </v:shape>
          <o:OLEObject Type="Embed" ProgID="Word.Document.12" ShapeID="_x0000_s1030" DrawAspect="Content" ObjectID="_1546743818" r:id="rId14">
            <o:FieldCodes>\s</o:FieldCodes>
          </o:OLEObject>
        </w:pict>
      </w:r>
      <w:r w:rsidRPr="006A513B"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75" style="position:absolute;left:0;text-align:left;margin-left:409pt;margin-top:157.3pt;width:13.5pt;height:26pt;z-index:251663360">
            <v:imagedata r:id="rId15" o:title=""/>
          </v:shape>
          <o:OLEObject Type="Embed" ProgID="Word.Document.12" ShapeID="_x0000_s1029" DrawAspect="Content" ObjectID="_1546743819" r:id="rId16">
            <o:FieldCodes>\s</o:FieldCodes>
          </o:OLEObject>
        </w:pict>
      </w:r>
      <w:r w:rsidRPr="006A513B">
        <w:rPr>
          <w:noProof/>
        </w:rPr>
        <w:pict>
          <v:shape id="_x0000_s1027" type="#_x0000_t75" style="position:absolute;left:0;text-align:left;margin-left:404.5pt;margin-top:135.7pt;width:21.55pt;height:27.3pt;z-index:251659264">
            <v:imagedata r:id="rId17" o:title=""/>
          </v:shape>
          <o:OLEObject Type="Embed" ProgID="Word.Document.12" ShapeID="_x0000_s1027" DrawAspect="Content" ObjectID="_1546743820" r:id="rId18">
            <o:FieldCodes>\s</o:FieldCodes>
          </o:OLEObject>
        </w:pict>
      </w:r>
      <w:r w:rsidRPr="006A513B"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75" style="position:absolute;left:0;text-align:left;margin-left:409pt;margin-top:68.7pt;width:15pt;height:26pt;z-index:251661312">
            <v:imagedata r:id="rId19" o:title=""/>
          </v:shape>
          <o:OLEObject Type="Embed" ProgID="Word.Document.12" ShapeID="_x0000_s1028" DrawAspect="Content" ObjectID="_1546743821" r:id="rId20">
            <o:FieldCodes>\s</o:FieldCodes>
          </o:OLEObject>
        </w:pict>
      </w:r>
      <w:ins w:id="149" w:author="Admin" w:date="2016-11-09T16:58:00Z">
        <w:r w:rsidR="006A0947">
          <w:rPr>
            <w:noProof/>
            <w:lang w:eastAsia="ru-RU"/>
          </w:rPr>
          <w:drawing>
            <wp:inline distT="0" distB="0" distL="0" distR="0">
              <wp:extent cx="5771693" cy="3445459"/>
              <wp:effectExtent l="0" t="0" r="635" b="3175"/>
              <wp:docPr id="13" name="Диаграмма 13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1"/>
                </a:graphicData>
              </a:graphic>
            </wp:inline>
          </w:drawing>
        </w:r>
      </w:ins>
    </w:p>
    <w:p w:rsidR="006A0947" w:rsidRDefault="00EA707E">
      <w:pPr>
        <w:pStyle w:val="a6"/>
        <w:jc w:val="center"/>
        <w:rPr>
          <w:ins w:id="150" w:author="Admin" w:date="2016-11-08T03:17:00Z"/>
          <w:rFonts w:ascii="Times New Roman" w:eastAsiaTheme="minorEastAsia" w:hAnsi="Times New Roman" w:cs="Times New Roman"/>
          <w:sz w:val="24"/>
          <w:szCs w:val="24"/>
        </w:rPr>
        <w:pPrChange w:id="151" w:author="Admin" w:date="2016-11-10T16:04:00Z">
          <w:pPr>
            <w:spacing w:after="0" w:line="240" w:lineRule="auto"/>
            <w:jc w:val="both"/>
          </w:pPr>
        </w:pPrChange>
      </w:pPr>
      <w:ins w:id="152" w:author="Admin" w:date="2016-11-09T17:05:00Z"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>Рис</w:t>
        </w:r>
        <w:commentRangeStart w:id="153"/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 xml:space="preserve">. </w:t>
        </w:r>
        <w:r>
          <w:rPr>
            <w:rFonts w:ascii="Times New Roman" w:hAnsi="Times New Roman" w:cs="Times New Roman"/>
            <w:color w:val="auto"/>
            <w:sz w:val="24"/>
            <w:szCs w:val="24"/>
          </w:rPr>
          <w:t>8</w:t>
        </w:r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>:</w:t>
        </w:r>
        <w:r w:rsidRPr="00482CA8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proofErr w:type="gramStart"/>
      <w:ins w:id="154" w:author="Admin" w:date="2016-11-14T16:19:00Z">
        <w:r w:rsidR="00DB52DC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Г</w:t>
        </w:r>
      </w:ins>
      <w:ins w:id="155" w:author="Admin" w:date="2016-11-09T17:05:00Z">
        <w:r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рафик частотных </w:t>
        </w:r>
      </w:ins>
      <w:ins w:id="156" w:author="Admin" w:date="2016-11-09T17:06:00Z">
        <w:r w:rsidR="002B6690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характеристик</w:t>
        </w:r>
      </w:ins>
      <w:r w:rsidR="004D7C0D" w:rsidRPr="004D7C0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b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а</m:t>
            </m:r>
          </m:sub>
        </m:sSub>
      </m:oMath>
      <w:r w:rsidR="004D7C0D" w:rsidRPr="004D7C0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б</m:t>
            </m:r>
          </m:sub>
        </m:sSub>
        <m:r>
          <m:rPr>
            <m:sty m:val="b"/>
          </m:rPr>
          <w:rPr>
            <w:rFonts w:ascii="Cambria Math" w:hAnsi="Cambria Math" w:cs="Times New Roman"/>
            <w:color w:val="auto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color w:val="auto"/>
                <w:sz w:val="24"/>
                <w:szCs w:val="24"/>
                <w:lang w:val="en-US"/>
              </w:rPr>
              <m:t>f</m:t>
            </m:r>
          </m:e>
          <m:sub>
            <m:r>
              <m:rPr>
                <m:sty m:val="b"/>
              </m:rPr>
              <w:rPr>
                <w:rFonts w:ascii="Cambria Math" w:hAnsi="Cambria Math" w:cs="Times New Roman"/>
                <w:color w:val="auto"/>
                <w:sz w:val="24"/>
                <w:szCs w:val="24"/>
              </w:rPr>
              <m:t>в</m:t>
            </m:r>
          </m:sub>
        </m:sSub>
      </m:oMath>
      <w:r w:rsidR="004D7C0D" w:rsidRPr="004D7C0D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 xml:space="preserve"> </w:t>
      </w:r>
      <w:r w:rsidR="004D7C0D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и эталонной характеристик</w:t>
      </w:r>
      <w:r w:rsidR="00F318A3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>и</w:t>
      </w:r>
      <w:r w:rsidR="004D7C0D">
        <w:rPr>
          <w:rFonts w:ascii="Times New Roman" w:eastAsiaTheme="minorEastAsia" w:hAnsi="Times New Roman" w:cs="Times New Roman"/>
          <w:b w:val="0"/>
          <w:color w:val="auto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b w:val="0"/>
                <w:i/>
                <w:color w:val="auto"/>
                <w:sz w:val="24"/>
                <w:szCs w:val="24"/>
                <w:lang w:val="en-US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24"/>
                <w:lang w:val="en-US"/>
              </w:rPr>
              <m:t>f</m:t>
            </m:r>
          </m:e>
        </m:acc>
        <w:commentRangeEnd w:id="153"/>
        <m:r>
          <m:rPr>
            <m:sty m:val="p"/>
          </m:rPr>
          <w:rPr>
            <w:rStyle w:val="aa"/>
            <w:b w:val="0"/>
            <w:bCs w:val="0"/>
            <w:color w:val="auto"/>
          </w:rPr>
          <w:commentReference w:id="153"/>
        </m:r>
      </m:oMath>
      <w:proofErr w:type="gramEnd"/>
    </w:p>
    <w:p w:rsidR="00B210E9" w:rsidRPr="003C302F" w:rsidRDefault="00391213" w:rsidP="00495BAF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ins w:id="157" w:author="Admin" w:date="2016-11-21T13:05:00Z">
        <w:r>
          <w:rPr>
            <w:rFonts w:ascii="Times New Roman" w:eastAsiaTheme="minorEastAsia" w:hAnsi="Times New Roman" w:cs="Times New Roman"/>
            <w:sz w:val="24"/>
            <w:szCs w:val="24"/>
          </w:rPr>
          <w:t>Из рис. 8 видно</w:t>
        </w:r>
      </w:ins>
      <w:ins w:id="158" w:author="Admin" w:date="2016-11-21T13:06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, </w:t>
        </w:r>
        <w:r w:rsidRPr="00391213">
          <w:rPr>
            <w:rFonts w:ascii="Times New Roman" w:eastAsiaTheme="minorEastAsia" w:hAnsi="Times New Roman" w:cs="Times New Roman"/>
            <w:sz w:val="24"/>
            <w:szCs w:val="24"/>
          </w:rPr>
          <w:t>что чем выше видимость вулкана, тем б</w:t>
        </w:r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лиже характеристика к </w:t>
        </w:r>
        <w:proofErr w:type="gramStart"/>
        <w:r>
          <w:rPr>
            <w:rFonts w:ascii="Times New Roman" w:eastAsiaTheme="minorEastAsia" w:hAnsi="Times New Roman" w:cs="Times New Roman"/>
            <w:sz w:val="24"/>
            <w:szCs w:val="24"/>
          </w:rPr>
          <w:t>эталонной</w:t>
        </w:r>
        <w:proofErr w:type="gramEnd"/>
        <w:r>
          <w:rPr>
            <w:rFonts w:ascii="Times New Roman" w:eastAsiaTheme="minorEastAsia" w:hAnsi="Times New Roman" w:cs="Times New Roman"/>
            <w:sz w:val="24"/>
            <w:szCs w:val="24"/>
          </w:rPr>
          <w:t>.</w:t>
        </w:r>
        <w:r w:rsidDel="00391213">
          <w:rPr>
            <w:rStyle w:val="aa"/>
          </w:rPr>
          <w:t xml:space="preserve"> </w:t>
        </w:r>
      </w:ins>
    </w:p>
    <w:p w:rsidR="00156F75" w:rsidRPr="00156F75" w:rsidRDefault="00495BAF" w:rsidP="00FC6C61">
      <w:pPr>
        <w:jc w:val="both"/>
        <w:rPr>
          <w:rFonts w:ascii="Times New Roman" w:hAnsi="Times New Roman" w:cs="Times New Roman"/>
          <w:sz w:val="24"/>
          <w:szCs w:val="24"/>
        </w:rPr>
      </w:pPr>
      <w:del w:id="159" w:author="Alexander" w:date="2016-11-23T11:58:00Z">
        <w:r w:rsidRPr="00495BAF" w:rsidDel="00CA38A9">
          <w:rPr>
            <w:rFonts w:ascii="Times New Roman" w:eastAsiaTheme="minorEastAsia" w:hAnsi="Times New Roman" w:cs="Times New Roman"/>
            <w:sz w:val="24"/>
            <w:szCs w:val="24"/>
            <w:highlight w:val="yellow"/>
          </w:rPr>
          <w:delText>[</w:delText>
        </w:r>
        <w:r w:rsidR="00156F75" w:rsidRPr="00156F75" w:rsidDel="00CA38A9">
          <w:rPr>
            <w:rFonts w:ascii="Times New Roman" w:eastAsiaTheme="minorEastAsia" w:hAnsi="Times New Roman" w:cs="Times New Roman"/>
            <w:sz w:val="24"/>
            <w:szCs w:val="24"/>
            <w:highlight w:val="yellow"/>
          </w:rPr>
          <w:delText xml:space="preserve">Здесь нужно добавить картинку с примером сравнения частот: три изображения разного качества, один график, на котором изображено четыре частотных характеристики: три от изображений и одна эталонная. На картинках написана оценка </w:delText>
        </w: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highlight w:val="yellow"/>
            </w:rPr>
            <m:t>ρ</m:t>
          </m:r>
        </m:oMath>
        <w:r w:rsidR="00156F75" w:rsidRPr="00156F75" w:rsidDel="00CA38A9">
          <w:rPr>
            <w:rFonts w:ascii="Times New Roman" w:eastAsiaTheme="minorEastAsia" w:hAnsi="Times New Roman" w:cs="Times New Roman"/>
            <w:sz w:val="24"/>
            <w:szCs w:val="24"/>
            <w:highlight w:val="yellow"/>
          </w:rPr>
          <w:delText>. Также добавить одно-три предложения с описанием картинк</w:delText>
        </w:r>
        <w:r w:rsidR="00156F75" w:rsidDel="00CA38A9">
          <w:rPr>
            <w:rFonts w:ascii="Times New Roman" w:eastAsiaTheme="minorEastAsia" w:hAnsi="Times New Roman" w:cs="Times New Roman"/>
            <w:sz w:val="24"/>
            <w:szCs w:val="24"/>
            <w:highlight w:val="yellow"/>
          </w:rPr>
          <w:delText>и</w:delText>
        </w:r>
        <w:r w:rsidR="00156F75" w:rsidRPr="00156F75" w:rsidDel="00CA38A9">
          <w:rPr>
            <w:rFonts w:ascii="Times New Roman" w:eastAsiaTheme="minorEastAsia" w:hAnsi="Times New Roman" w:cs="Times New Roman"/>
            <w:sz w:val="24"/>
            <w:szCs w:val="24"/>
            <w:highlight w:val="yellow"/>
          </w:rPr>
          <w:delText>: под какой буквой и что изображено, сколько использовалось эталонных изображений, какие получились оценки.]</w:delText>
        </w:r>
      </w:del>
    </w:p>
    <w:p w:rsidR="001058BB" w:rsidRPr="009D0126" w:rsidRDefault="001058BB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33B89" w:rsidRPr="000B52CD" w:rsidRDefault="007133F9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333B89" w:rsidRPr="000B52CD">
        <w:rPr>
          <w:rFonts w:ascii="Times New Roman" w:hAnsi="Times New Roman" w:cs="Times New Roman"/>
          <w:b/>
          <w:sz w:val="24"/>
          <w:szCs w:val="24"/>
        </w:rPr>
        <w:t>. Определение оценки видимости</w:t>
      </w:r>
    </w:p>
    <w:p w:rsidR="00AC54DD" w:rsidRDefault="00A021BB" w:rsidP="00A021BB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оценка видимости вулкана на изображении</w:t>
      </w:r>
      <w:r w:rsidR="007133F9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α</m:t>
        </m:r>
      </m:oMath>
      <w:r>
        <w:rPr>
          <w:rFonts w:ascii="Times New Roman" w:hAnsi="Times New Roman" w:cs="Times New Roman"/>
          <w:sz w:val="24"/>
          <w:szCs w:val="24"/>
        </w:rPr>
        <w:t xml:space="preserve"> складывается из нескольких факторов. Она учитывает видимость границ, частотные характеристики, а также может зависеть от предыдущих оценок видимости, полученных в небольшом интервале времени. Основной вклад в</w:t>
      </w:r>
      <w:r w:rsidR="007133F9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α</m:t>
        </m:r>
      </m:oMath>
      <w:r w:rsidR="007133F9">
        <w:rPr>
          <w:rFonts w:ascii="Times New Roman" w:hAnsi="Times New Roman" w:cs="Times New Roman"/>
          <w:sz w:val="24"/>
          <w:szCs w:val="24"/>
        </w:rPr>
        <w:t xml:space="preserve"> вносит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33F9">
        <w:rPr>
          <w:rFonts w:ascii="Times New Roman" w:hAnsi="Times New Roman" w:cs="Times New Roman"/>
          <w:sz w:val="24"/>
          <w:szCs w:val="24"/>
        </w:rPr>
        <w:t xml:space="preserve">оценка видимости контуров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133F9" w:rsidRPr="007133F9">
        <w:rPr>
          <w:rFonts w:ascii="Times New Roman" w:eastAsiaTheme="minorEastAsia" w:hAnsi="Times New Roman" w:cs="Times New Roman"/>
          <w:sz w:val="24"/>
          <w:szCs w:val="24"/>
          <w:highlight w:val="yellow"/>
        </w:rPr>
        <w:t>(2)</w:t>
      </w:r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7133F9" w:rsidRPr="007133F9">
        <w:rPr>
          <w:rFonts w:ascii="Times New Roman" w:eastAsiaTheme="minorEastAsia" w:hAnsi="Times New Roman" w:cs="Times New Roman"/>
          <w:sz w:val="24"/>
          <w:szCs w:val="24"/>
          <w:highlight w:val="yellow"/>
        </w:rPr>
        <w:t>(5)</w:t>
      </w:r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133F9" w:rsidRPr="007133F9">
        <w:rPr>
          <w:rFonts w:ascii="Times New Roman" w:eastAsiaTheme="minorEastAsia" w:hAnsi="Times New Roman" w:cs="Times New Roman"/>
          <w:sz w:val="24"/>
          <w:szCs w:val="24"/>
          <w:highlight w:val="yellow"/>
        </w:rPr>
        <w:t>см. раздел 2</w:t>
      </w:r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). Если же оценка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 находится в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∆</m:t>
        </m:r>
      </m:oMath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 окрестности порога принятия решения об использовании или отбрасывании снимка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τ</m:t>
        </m:r>
      </m:oMath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, то оценка соответствия частотных характеристик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ρ</m:t>
        </m:r>
      </m:oMath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133F9" w:rsidRPr="007133F9">
        <w:rPr>
          <w:rFonts w:ascii="Times New Roman" w:eastAsiaTheme="minorEastAsia" w:hAnsi="Times New Roman" w:cs="Times New Roman"/>
          <w:sz w:val="24"/>
          <w:szCs w:val="24"/>
          <w:highlight w:val="yellow"/>
        </w:rPr>
        <w:t>(6)</w:t>
      </w:r>
      <w:r w:rsidR="00EB7ED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B7ED9" w:rsidRPr="00EB7ED9">
        <w:rPr>
          <w:rFonts w:ascii="Times New Roman" w:eastAsiaTheme="minorEastAsia" w:hAnsi="Times New Roman" w:cs="Times New Roman"/>
          <w:sz w:val="24"/>
          <w:szCs w:val="24"/>
          <w:highlight w:val="yellow"/>
        </w:rPr>
        <w:t>(7)</w:t>
      </w:r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133F9" w:rsidRPr="007133F9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см. </w:t>
      </w:r>
      <w:r w:rsidR="007133F9" w:rsidRPr="007133F9">
        <w:rPr>
          <w:rFonts w:ascii="Times New Roman" w:eastAsiaTheme="minorEastAsia" w:hAnsi="Times New Roman" w:cs="Times New Roman"/>
          <w:sz w:val="24"/>
          <w:szCs w:val="24"/>
          <w:highlight w:val="yellow"/>
        </w:rPr>
        <w:lastRenderedPageBreak/>
        <w:t>раздел 3</w:t>
      </w:r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) используется для корректировки оценки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7133F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1F5D7A">
        <w:rPr>
          <w:rFonts w:ascii="Times New Roman" w:eastAsiaTheme="minorEastAsia" w:hAnsi="Times New Roman" w:cs="Times New Roman"/>
          <w:sz w:val="24"/>
          <w:szCs w:val="24"/>
        </w:rPr>
        <w:t xml:space="preserve">Запишем выражение для определения оценки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α</m:t>
        </m:r>
      </m:oMath>
      <w:r w:rsidR="001F5D7A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1F5D7A" w:rsidRPr="00B57BCF" w:rsidRDefault="002E7187" w:rsidP="00A021BB">
      <w:pPr>
        <w:spacing w:after="0" w:line="240" w:lineRule="auto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α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σ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ρ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1-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σ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(8)</m:t>
          </m:r>
        </m:oMath>
      </m:oMathPara>
    </w:p>
    <w:p w:rsidR="001F5D7A" w:rsidRDefault="00227435" w:rsidP="00A021B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</w:t>
      </w:r>
    </w:p>
    <w:p w:rsidR="00227435" w:rsidRPr="00592EFD" w:rsidRDefault="00227435" w:rsidP="00A021BB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σ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1,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∆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-2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τσ+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τ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.</m:t>
          </m:r>
        </m:oMath>
      </m:oMathPara>
    </w:p>
    <w:p w:rsidR="0094490D" w:rsidRDefault="000F46C7" w:rsidP="002E718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σ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представляет собой квадратную параболу с вершиной в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τ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τ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τ±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∆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Таким образом, в случае, когда оценка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оказывается </w:t>
      </w:r>
      <w:r w:rsidR="00F37CC3">
        <w:rPr>
          <w:rFonts w:ascii="Times New Roman" w:eastAsiaTheme="minorEastAsia" w:hAnsi="Times New Roman" w:cs="Times New Roman"/>
          <w:sz w:val="24"/>
          <w:szCs w:val="24"/>
        </w:rPr>
        <w:t xml:space="preserve">равной порогу принятия решения, в оценку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F37CC3">
        <w:rPr>
          <w:rFonts w:ascii="Times New Roman" w:eastAsiaTheme="minorEastAsia" w:hAnsi="Times New Roman" w:cs="Times New Roman"/>
          <w:sz w:val="24"/>
          <w:szCs w:val="24"/>
        </w:rPr>
        <w:t xml:space="preserve"> вносит вклад только оценка соответствия частотных характеристик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ρ</m:t>
        </m:r>
      </m:oMath>
      <w:r w:rsidR="00F37CC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F37CC3" w:rsidRDefault="00964AEE" w:rsidP="00F37CC3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Резк</w:t>
      </w:r>
      <w:r w:rsidR="0004620B">
        <w:rPr>
          <w:rFonts w:ascii="Times New Roman" w:hAnsi="Times New Roman" w:cs="Times New Roman"/>
          <w:sz w:val="24"/>
          <w:szCs w:val="24"/>
        </w:rPr>
        <w:t>ое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620B">
        <w:rPr>
          <w:rFonts w:ascii="Times New Roman" w:hAnsi="Times New Roman" w:cs="Times New Roman"/>
          <w:sz w:val="24"/>
          <w:szCs w:val="24"/>
        </w:rPr>
        <w:t>ухудшение</w:t>
      </w:r>
      <w:r>
        <w:rPr>
          <w:rFonts w:ascii="Times New Roman" w:hAnsi="Times New Roman" w:cs="Times New Roman"/>
          <w:sz w:val="24"/>
          <w:szCs w:val="24"/>
        </w:rPr>
        <w:t xml:space="preserve"> оценки</w:t>
      </w:r>
      <w:r w:rsidR="0004620B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>
        <w:rPr>
          <w:rFonts w:ascii="Times New Roman" w:hAnsi="Times New Roman" w:cs="Times New Roman"/>
          <w:sz w:val="24"/>
          <w:szCs w:val="24"/>
        </w:rPr>
        <w:t xml:space="preserve"> во времени мо</w:t>
      </w:r>
      <w:r w:rsidR="0004620B">
        <w:rPr>
          <w:rFonts w:ascii="Times New Roman" w:hAnsi="Times New Roman" w:cs="Times New Roman"/>
          <w:sz w:val="24"/>
          <w:szCs w:val="24"/>
        </w:rPr>
        <w:t>жет</w:t>
      </w:r>
      <w:r>
        <w:rPr>
          <w:rFonts w:ascii="Times New Roman" w:hAnsi="Times New Roman" w:cs="Times New Roman"/>
          <w:sz w:val="24"/>
          <w:szCs w:val="24"/>
        </w:rPr>
        <w:t xml:space="preserve"> свидетельствовать об эруптивном событии. </w:t>
      </w:r>
      <w:r w:rsidR="0004620B">
        <w:rPr>
          <w:rFonts w:ascii="Times New Roman" w:hAnsi="Times New Roman" w:cs="Times New Roman"/>
          <w:sz w:val="24"/>
          <w:szCs w:val="24"/>
        </w:rPr>
        <w:t xml:space="preserve">Чтобы учесть эти изменения оценка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α</m:t>
        </m:r>
      </m:oMath>
      <w:r w:rsidR="0004620B">
        <w:rPr>
          <w:rFonts w:ascii="Times New Roman" w:eastAsiaTheme="minorEastAsia" w:hAnsi="Times New Roman" w:cs="Times New Roman"/>
          <w:sz w:val="24"/>
          <w:szCs w:val="24"/>
        </w:rPr>
        <w:t xml:space="preserve"> корректируется следующим образом:</w:t>
      </w:r>
    </w:p>
    <w:p w:rsidR="0004620B" w:rsidRPr="00DD12A7" w:rsidRDefault="006A513B" w:rsidP="00F37CC3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0,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∂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∂t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-0.4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 (9)</m:t>
          </m:r>
        </m:oMath>
      </m:oMathPara>
    </w:p>
    <w:p w:rsidR="003D1AA1" w:rsidRDefault="008770DD" w:rsidP="002E718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∂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∂t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величина, на которую изменяется оценки за час времени, 0.4 – допустимая скорость изменения оценки вследствие погодных условий или смены времени суток</w:t>
      </w:r>
      <w:r w:rsidR="004A4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</m:oMath>
      <w:r w:rsidR="00220303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влияния скорости изменения оценки на величину корректировки.</w:t>
      </w:r>
    </w:p>
    <w:p w:rsidR="00220303" w:rsidRPr="00810E54" w:rsidRDefault="007557BA" w:rsidP="00220303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Определение величины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∂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∂t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возможно лишь тогда, когда анализируется последовательность изображений, сделанных с небольшим интервалом времени. </w:t>
      </w:r>
      <w:r w:rsidR="0007742C">
        <w:rPr>
          <w:rFonts w:ascii="Times New Roman" w:eastAsiaTheme="minorEastAsia" w:hAnsi="Times New Roman" w:cs="Times New Roman"/>
          <w:sz w:val="24"/>
          <w:szCs w:val="24"/>
        </w:rPr>
        <w:t xml:space="preserve">Возьмем серию из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="0007742C" w:rsidRPr="000774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742C">
        <w:rPr>
          <w:rFonts w:ascii="Times New Roman" w:eastAsiaTheme="minorEastAsia" w:hAnsi="Times New Roman" w:cs="Times New Roman"/>
          <w:sz w:val="24"/>
          <w:szCs w:val="24"/>
        </w:rPr>
        <w:t xml:space="preserve">последовательных изображений, каждое из которых получено в момент времени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07742C" w:rsidRPr="000774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7742C">
        <w:rPr>
          <w:rFonts w:ascii="Times New Roman" w:eastAsiaTheme="minorEastAsia" w:hAnsi="Times New Roman" w:cs="Times New Roman"/>
          <w:sz w:val="24"/>
          <w:szCs w:val="24"/>
        </w:rPr>
        <w:t xml:space="preserve">и имеет оценку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 w:rsidR="006A3FE0" w:rsidRPr="006A3FE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i=1,2,…, n</m:t>
        </m:r>
      </m:oMath>
      <w:r w:rsidR="006A3FE0" w:rsidRPr="006A3FE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810E54" w:rsidRPr="00810E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10E54">
        <w:rPr>
          <w:rFonts w:ascii="Times New Roman" w:eastAsiaTheme="minorEastAsia" w:hAnsi="Times New Roman" w:cs="Times New Roman"/>
          <w:sz w:val="24"/>
          <w:szCs w:val="24"/>
        </w:rPr>
        <w:t xml:space="preserve">Количество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 w:rsidR="00810E54" w:rsidRPr="00810E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10E54">
        <w:rPr>
          <w:rFonts w:ascii="Times New Roman" w:eastAsiaTheme="minorEastAsia" w:hAnsi="Times New Roman" w:cs="Times New Roman"/>
          <w:sz w:val="24"/>
          <w:szCs w:val="24"/>
        </w:rPr>
        <w:t xml:space="preserve">выбирается таким образом, чтобы время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810E54" w:rsidRPr="00810E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10E54">
        <w:rPr>
          <w:rFonts w:ascii="Times New Roman" w:eastAsiaTheme="minorEastAsia" w:hAnsi="Times New Roman" w:cs="Times New Roman"/>
          <w:sz w:val="24"/>
          <w:szCs w:val="24"/>
        </w:rPr>
        <w:t xml:space="preserve">было равно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="00810E54">
        <w:rPr>
          <w:rFonts w:ascii="Times New Roman" w:eastAsiaTheme="minorEastAsia" w:hAnsi="Times New Roman" w:cs="Times New Roman"/>
          <w:sz w:val="24"/>
          <w:szCs w:val="24"/>
        </w:rPr>
        <w:t xml:space="preserve"> часа. Тогда величина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∂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∂t</m:t>
            </m:r>
          </m:den>
        </m:f>
      </m:oMath>
      <w:r w:rsidR="00810E54">
        <w:rPr>
          <w:rFonts w:ascii="Times New Roman" w:eastAsiaTheme="minorEastAsia" w:hAnsi="Times New Roman" w:cs="Times New Roman"/>
          <w:sz w:val="24"/>
          <w:szCs w:val="24"/>
        </w:rPr>
        <w:t xml:space="preserve"> для </w:t>
      </w:r>
      <w:r w:rsidR="00810E54" w:rsidRPr="00B73BD0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="00810E54" w:rsidRPr="00810E54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810E54">
        <w:rPr>
          <w:rFonts w:ascii="Times New Roman" w:eastAsiaTheme="minorEastAsia" w:hAnsi="Times New Roman" w:cs="Times New Roman"/>
          <w:sz w:val="24"/>
          <w:szCs w:val="24"/>
        </w:rPr>
        <w:t>ого изображение определяется по формуле</w:t>
      </w:r>
    </w:p>
    <w:p w:rsidR="00E17B6E" w:rsidRPr="007557BA" w:rsidRDefault="006A513B" w:rsidP="0022030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∂t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  <m:rad>
                <m:radPr>
                  <m:degHide m:val="on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k=2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-1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0.5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-1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8770DD" w:rsidRPr="00592EFD" w:rsidRDefault="00592EFD" w:rsidP="002E7187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4"/>
            <w:szCs w:val="24"/>
          </w:rPr>
          <m:t>&lt;4</m:t>
        </m:r>
      </m:oMath>
      <w:r w:rsidRPr="00592EF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корректировка </w:t>
      </w:r>
      <w:r w:rsidRPr="00592E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(9)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не используется и итоговой оценкой считается оценка </w:t>
      </w:r>
      <w:r w:rsidRPr="00592EFD">
        <w:rPr>
          <w:rFonts w:ascii="Times New Roman" w:eastAsiaTheme="minorEastAsia" w:hAnsi="Times New Roman" w:cs="Times New Roman"/>
          <w:sz w:val="24"/>
          <w:szCs w:val="24"/>
          <w:highlight w:val="yellow"/>
        </w:rPr>
        <w:t>(8)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058BB" w:rsidRPr="009D0126" w:rsidRDefault="001058BB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26D4D" w:rsidRDefault="007133F9" w:rsidP="000B52CD">
      <w:pPr>
        <w:spacing w:after="0" w:line="240" w:lineRule="auto"/>
        <w:rPr>
          <w:ins w:id="160" w:author="Admin" w:date="2016-11-08T03:24:00Z"/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FC6ABA" w:rsidRPr="000B52C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26D4D" w:rsidRPr="000B52CD">
        <w:rPr>
          <w:rFonts w:ascii="Times New Roman" w:hAnsi="Times New Roman" w:cs="Times New Roman"/>
          <w:b/>
          <w:sz w:val="24"/>
          <w:szCs w:val="24"/>
        </w:rPr>
        <w:t>Результаты</w:t>
      </w:r>
    </w:p>
    <w:p w:rsidR="006A0947" w:rsidRDefault="00BA17A4">
      <w:pPr>
        <w:spacing w:after="0" w:line="240" w:lineRule="auto"/>
        <w:jc w:val="both"/>
        <w:rPr>
          <w:ins w:id="161" w:author="Admin" w:date="2016-11-14T16:34:00Z"/>
          <w:rFonts w:ascii="Times New Roman" w:eastAsiaTheme="minorEastAsia" w:hAnsi="Times New Roman" w:cs="Times New Roman"/>
          <w:sz w:val="24"/>
          <w:szCs w:val="24"/>
        </w:rPr>
        <w:pPrChange w:id="162" w:author="Admin" w:date="2016-11-14T16:17:00Z">
          <w:pPr>
            <w:spacing w:after="0" w:line="240" w:lineRule="auto"/>
          </w:pPr>
        </w:pPrChange>
      </w:pPr>
      <w:ins w:id="163" w:author="Admin" w:date="2016-11-21T13:35:00Z">
        <w:r>
          <w:rPr>
            <w:rFonts w:ascii="Times New Roman" w:hAnsi="Times New Roman" w:cs="Times New Roman"/>
            <w:sz w:val="24"/>
            <w:szCs w:val="24"/>
          </w:rPr>
          <w:t xml:space="preserve">Исследуем работу </w:t>
        </w:r>
      </w:ins>
      <w:ins w:id="164" w:author="Admin" w:date="2016-11-21T13:36:00Z">
        <w:r>
          <w:rPr>
            <w:rFonts w:ascii="Times New Roman" w:hAnsi="Times New Roman" w:cs="Times New Roman"/>
            <w:sz w:val="24"/>
            <w:szCs w:val="24"/>
          </w:rPr>
          <w:t>алгоритма на данных</w:t>
        </w:r>
        <w:r w:rsidRPr="00BA17A4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архива видеонаблюдения за вулканами Камчатки программной платформы “Сигнал”</w:t>
        </w:r>
      </w:ins>
      <w:ins w:id="165" w:author="Admin" w:date="2016-11-21T16:15:00Z">
        <w:r w:rsidR="008C4B9F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8C4B9F" w:rsidRPr="00923AF7">
          <w:rPr>
            <w:rFonts w:ascii="Times New Roman" w:eastAsiaTheme="minorEastAsia" w:hAnsi="Times New Roman" w:cs="Times New Roman"/>
            <w:sz w:val="24"/>
            <w:szCs w:val="24"/>
          </w:rPr>
          <w:t>[</w:t>
        </w:r>
        <w:r w:rsidR="008C4B9F">
          <w:rPr>
            <w:rFonts w:ascii="Times New Roman" w:eastAsiaTheme="minorEastAsia" w:hAnsi="Times New Roman" w:cs="Times New Roman"/>
            <w:sz w:val="24"/>
            <w:szCs w:val="24"/>
          </w:rPr>
          <w:t>22</w:t>
        </w:r>
        <w:r w:rsidR="008C4B9F" w:rsidRPr="00923AF7">
          <w:rPr>
            <w:rFonts w:ascii="Times New Roman" w:eastAsiaTheme="minorEastAsia" w:hAnsi="Times New Roman" w:cs="Times New Roman"/>
            <w:sz w:val="24"/>
            <w:szCs w:val="24"/>
          </w:rPr>
          <w:t>, 2</w:t>
        </w:r>
        <w:r w:rsidR="008C4B9F">
          <w:rPr>
            <w:rFonts w:ascii="Times New Roman" w:eastAsiaTheme="minorEastAsia" w:hAnsi="Times New Roman" w:cs="Times New Roman"/>
            <w:sz w:val="24"/>
            <w:szCs w:val="24"/>
          </w:rPr>
          <w:t>3]</w:t>
        </w:r>
      </w:ins>
      <w:ins w:id="166" w:author="Admin" w:date="2016-11-22T15:37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. </w:t>
        </w:r>
        <w:commentRangeStart w:id="167"/>
        <w:proofErr w:type="gramStart"/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Для этого </w:t>
        </w:r>
      </w:ins>
      <w:ins w:id="168" w:author="Admin" w:date="2016-11-22T15:49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>ра</w:t>
        </w:r>
      </w:ins>
      <w:ins w:id="169" w:author="Admin" w:date="2016-11-22T15:50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>зработа</w:t>
        </w:r>
      </w:ins>
      <w:ins w:id="170" w:author="Admin" w:date="2016-11-22T15:57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 xml:space="preserve">ем </w:t>
        </w:r>
      </w:ins>
      <w:ins w:id="171" w:author="Admin" w:date="2016-11-22T15:50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>программ</w:t>
        </w:r>
      </w:ins>
      <w:ins w:id="172" w:author="Admin" w:date="2016-11-22T15:57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>у</w:t>
        </w:r>
      </w:ins>
      <w:ins w:id="173" w:author="Admin" w:date="2016-11-22T15:50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 xml:space="preserve"> для ЭВМ</w:t>
        </w:r>
      </w:ins>
      <w:commentRangeEnd w:id="167"/>
      <w:r w:rsidR="006C0C26">
        <w:rPr>
          <w:rStyle w:val="aa"/>
        </w:rPr>
        <w:commentReference w:id="167"/>
      </w:r>
      <w:ins w:id="174" w:author="Admin" w:date="2016-11-22T15:50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 xml:space="preserve">. </w:t>
        </w:r>
      </w:ins>
      <w:ins w:id="175" w:author="Admin" w:date="2016-11-22T15:59:00Z">
        <w:r w:rsidR="00550F15" w:rsidRPr="005A4C18">
          <w:rPr>
            <w:rFonts w:ascii="Times New Roman" w:hAnsi="Times New Roman" w:cs="Times New Roman"/>
            <w:sz w:val="24"/>
            <w:szCs w:val="24"/>
          </w:rPr>
          <w:t>В ходе её работы использ</w:t>
        </w:r>
      </w:ins>
      <w:ins w:id="176" w:author="Admin" w:date="2016-11-22T16:31:00Z">
        <w:r w:rsidR="00D35A34">
          <w:rPr>
            <w:rFonts w:ascii="Times New Roman" w:hAnsi="Times New Roman" w:cs="Times New Roman"/>
            <w:sz w:val="24"/>
            <w:szCs w:val="24"/>
          </w:rPr>
          <w:t>уем</w:t>
        </w:r>
      </w:ins>
      <w:ins w:id="177" w:author="Admin" w:date="2016-11-22T15:59:00Z">
        <w:r w:rsidR="00550F15" w:rsidRPr="005A4C18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550F15">
          <w:rPr>
            <w:rFonts w:ascii="Times New Roman" w:hAnsi="Times New Roman" w:cs="Times New Roman"/>
            <w:sz w:val="24"/>
            <w:szCs w:val="24"/>
          </w:rPr>
          <w:t>следующие параметры</w:t>
        </w:r>
        <w:r w:rsidR="00550F15" w:rsidRPr="005A4C18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550F15" w:rsidRPr="00683767">
          <w:rPr>
            <w:rFonts w:ascii="Times New Roman" w:hAnsi="Times New Roman" w:cs="Times New Roman"/>
            <w:sz w:val="24"/>
            <w:szCs w:val="24"/>
          </w:rPr>
          <w:t>алгоритм</w:t>
        </w:r>
        <w:r w:rsidR="00550F15">
          <w:rPr>
            <w:rFonts w:ascii="Times New Roman" w:hAnsi="Times New Roman" w:cs="Times New Roman"/>
            <w:sz w:val="24"/>
            <w:szCs w:val="24"/>
          </w:rPr>
          <w:t>а</w:t>
        </w:r>
        <w:r w:rsidR="00550F15" w:rsidRPr="005A4C18">
          <w:rPr>
            <w:rFonts w:ascii="Times New Roman" w:hAnsi="Times New Roman" w:cs="Times New Roman"/>
            <w:sz w:val="24"/>
            <w:szCs w:val="24"/>
          </w:rPr>
          <w:t>:</w:t>
        </w:r>
        <w:r w:rsidR="00550F15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максимально допустимое расстояние между сопоставляемыми сегментами </w:t>
        </w:r>
        <w:r w:rsidR="00550F15" w:rsidRPr="00A36467">
          <w:rPr>
            <w:rFonts w:ascii="Times New Roman" w:hAnsi="Times New Roman" w:cs="Times New Roman"/>
            <w:sz w:val="24"/>
            <w:szCs w:val="24"/>
          </w:rPr>
          <w:t>(</w:t>
        </w:r>
        <w:r w:rsidR="00550F15">
          <w:rPr>
            <w:rFonts w:ascii="Times New Roman" w:hAnsi="Times New Roman" w:cs="Times New Roman"/>
            <w:sz w:val="24"/>
            <w:szCs w:val="24"/>
          </w:rPr>
          <w:t xml:space="preserve">см. </w:t>
        </w:r>
        <w:r w:rsidR="00550F15" w:rsidRPr="00A36467">
          <w:rPr>
            <w:rFonts w:ascii="Times New Roman" w:hAnsi="Times New Roman" w:cs="Times New Roman"/>
            <w:sz w:val="24"/>
            <w:szCs w:val="24"/>
            <w:highlight w:val="yellow"/>
          </w:rPr>
          <w:t>раздел 2</w:t>
        </w:r>
        <w:r w:rsidR="00550F15">
          <w:rPr>
            <w:rFonts w:ascii="Times New Roman" w:hAnsi="Times New Roman" w:cs="Times New Roman"/>
            <w:sz w:val="24"/>
            <w:szCs w:val="24"/>
            <w:highlight w:val="yellow"/>
          </w:rPr>
          <w:t>.</w:t>
        </w:r>
        <w:r w:rsidR="00550F15" w:rsidRPr="00734DC1">
          <w:rPr>
            <w:rFonts w:ascii="Times New Roman" w:hAnsi="Times New Roman" w:cs="Times New Roman"/>
            <w:sz w:val="24"/>
            <w:szCs w:val="24"/>
          </w:rPr>
          <w:t>2</w:t>
        </w:r>
        <w:r w:rsidR="00550F15" w:rsidRPr="00A36467">
          <w:rPr>
            <w:rFonts w:ascii="Times New Roman" w:hAnsi="Times New Roman" w:cs="Times New Roman"/>
            <w:sz w:val="24"/>
            <w:szCs w:val="24"/>
          </w:rPr>
          <w:t>)</w:t>
        </w:r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R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=30</m:t>
          </m:r>
        </m:oMath>
        <w:r w:rsidR="00550F15">
          <w:rPr>
            <w:rFonts w:ascii="Times New Roman" w:hAnsi="Times New Roman" w:cs="Times New Roman"/>
            <w:sz w:val="24"/>
            <w:szCs w:val="24"/>
          </w:rPr>
          <w:t xml:space="preserve">; порог разбиения ломаной линии </w:t>
        </w:r>
        <w:r w:rsidR="00550F15" w:rsidRPr="0065385E">
          <w:rPr>
            <w:rFonts w:ascii="Times New Roman" w:eastAsiaTheme="minorEastAsia" w:hAnsi="Times New Roman" w:cs="Times New Roman"/>
            <w:sz w:val="24"/>
            <w:szCs w:val="24"/>
          </w:rPr>
          <w:t>(см.</w:t>
        </w:r>
      </w:ins>
      <w:ins w:id="178" w:author="Admin" w:date="2016-11-22T16:30:00Z">
        <w:r w:rsidR="00D35A34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179" w:author="Admin" w:date="2016-11-22T15:59:00Z">
        <w:r w:rsidR="00550F15" w:rsidRPr="0065385E">
          <w:rPr>
            <w:rFonts w:ascii="Times New Roman" w:eastAsiaTheme="minorEastAsia" w:hAnsi="Times New Roman" w:cs="Times New Roman"/>
            <w:sz w:val="24"/>
            <w:szCs w:val="24"/>
          </w:rPr>
          <w:t>раздел 2.1)</w:t>
        </w:r>
        <w:r w:rsidR="00550F15">
          <w:rPr>
            <w:rFonts w:ascii="Times New Roman" w:hAnsi="Times New Roman" w:cs="Times New Roman"/>
            <w:sz w:val="24"/>
            <w:szCs w:val="24"/>
          </w:rPr>
          <w:t xml:space="preserve"> </w:t>
        </w:r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Times New Roman" w:cs="Times New Roman"/>
              <w:sz w:val="24"/>
              <w:szCs w:val="24"/>
            </w:rPr>
            <m:t>=2</m:t>
          </m:r>
        </m:oMath>
        <w:r w:rsidR="00550F15" w:rsidRPr="0065385E">
          <w:rPr>
            <w:rFonts w:ascii="Times New Roman" w:eastAsiaTheme="minorEastAsia" w:hAnsi="Times New Roman" w:cs="Times New Roman"/>
            <w:sz w:val="24"/>
            <w:szCs w:val="24"/>
          </w:rPr>
          <w:t>;</w:t>
        </w:r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 к</w:t>
        </w:r>
        <w:r w:rsidR="00550F15" w:rsidRPr="006F74D9">
          <w:rPr>
            <w:rFonts w:ascii="Times New Roman" w:eastAsiaTheme="minorEastAsia" w:hAnsi="Times New Roman" w:cs="Times New Roman"/>
            <w:sz w:val="24"/>
            <w:szCs w:val="24"/>
          </w:rPr>
          <w:t>оэффициент</w:t>
        </w:r>
      </w:ins>
      <w:ins w:id="180" w:author="Alexander" w:date="2016-11-23T12:06:00Z">
        <w:r w:rsidR="006A513B" w:rsidRPr="006A513B">
          <w:rPr>
            <w:rFonts w:ascii="Times New Roman" w:eastAsiaTheme="minorEastAsia" w:hAnsi="Times New Roman" w:cs="Times New Roman"/>
            <w:sz w:val="24"/>
            <w:szCs w:val="24"/>
            <w:rPrChange w:id="181" w:author="Alexander" w:date="2016-11-23T12:07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ins w:id="182" w:author="Alexander" w:date="2016-11-23T12:07:00Z"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>повторяемости</w:t>
        </w:r>
      </w:ins>
      <w:ins w:id="183" w:author="Alexander" w:date="2016-11-23T12:06:00Z"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 xml:space="preserve"> границ эталонных изо</w:t>
        </w:r>
      </w:ins>
      <w:ins w:id="184" w:author="Alexander" w:date="2016-11-23T12:07:00Z"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>бражений</w:t>
        </w:r>
      </w:ins>
      <w:ins w:id="185" w:author="Admin" w:date="2016-11-22T15:59:00Z"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del w:id="186" w:author="Alexander" w:date="2016-11-23T12:06:00Z">
          <w:r w:rsidR="00550F15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эталонных границ на эталонных изображениях </w:delText>
          </w:r>
          <w:r w:rsidR="00550F15" w:rsidRPr="0065385E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>(см.</w:delText>
          </w:r>
        </w:del>
      </w:ins>
      <w:ins w:id="187" w:author="Admin" w:date="2016-11-22T16:31:00Z">
        <w:del w:id="188" w:author="Alexander" w:date="2016-11-23T12:06:00Z">
          <w:r w:rsidR="00D35A34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</w:delText>
          </w:r>
        </w:del>
      </w:ins>
      <w:ins w:id="189" w:author="Admin" w:date="2016-11-22T15:59:00Z">
        <w:del w:id="190" w:author="Alexander" w:date="2016-11-23T12:06:00Z">
          <w:r w:rsidR="00550F15" w:rsidRPr="0065385E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>раздел 2.</w:delText>
          </w:r>
          <w:r w:rsidR="00550F15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>5</w:delText>
          </w:r>
          <w:r w:rsidR="00550F15" w:rsidRPr="0065385E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>)</w:delText>
          </w:r>
          <w:r w:rsidR="00550F15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</w:delText>
          </w:r>
        </w:del>
        <m:oMath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γ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=0.75</m:t>
          </m:r>
          <w:del w:id="191" w:author="Alexander" w:date="2016-11-23T12:06:00Z"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;</m:t>
            </m:r>
          </w:del>
        </m:oMath>
      </w:ins>
      <w:ins w:id="192" w:author="Alexander" w:date="2016-11-23T12:06:00Z">
        <w:r w:rsidR="008B48DC" w:rsidRPr="008B48DC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8B48DC" w:rsidRPr="0065385E">
          <w:rPr>
            <w:rFonts w:ascii="Times New Roman" w:eastAsiaTheme="minorEastAsia" w:hAnsi="Times New Roman" w:cs="Times New Roman"/>
            <w:sz w:val="24"/>
            <w:szCs w:val="24"/>
          </w:rPr>
          <w:t>(см.</w:t>
        </w:r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8B48DC" w:rsidRPr="0065385E">
          <w:rPr>
            <w:rFonts w:ascii="Times New Roman" w:eastAsiaTheme="minorEastAsia" w:hAnsi="Times New Roman" w:cs="Times New Roman"/>
            <w:sz w:val="24"/>
            <w:szCs w:val="24"/>
          </w:rPr>
          <w:t>раздел 2.</w:t>
        </w:r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>5</w:t>
        </w:r>
        <w:r w:rsidR="008B48DC" w:rsidRPr="0065385E">
          <w:rPr>
            <w:rFonts w:ascii="Times New Roman" w:eastAsiaTheme="minorEastAsia" w:hAnsi="Times New Roman" w:cs="Times New Roman"/>
            <w:sz w:val="24"/>
            <w:szCs w:val="24"/>
          </w:rPr>
          <w:t>)</w:t>
        </w:r>
        <w:r w:rsidR="006A513B" w:rsidRPr="006A513B">
          <w:rPr>
            <w:rFonts w:ascii="Times New Roman" w:eastAsiaTheme="minorEastAsia" w:hAnsi="Times New Roman" w:cs="Times New Roman"/>
            <w:sz w:val="24"/>
            <w:szCs w:val="24"/>
            <w:rPrChange w:id="193" w:author="Alexander" w:date="2016-11-23T12:06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>;</w:t>
        </w:r>
      </w:ins>
      <w:ins w:id="194" w:author="Admin" w:date="2016-11-22T15:59:00Z"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 окрестности порога принятия решения об использовании или отбрасывании снимка </w:t>
        </w: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∆=0.1;</m:t>
          </m:r>
        </m:oMath>
        <w:proofErr w:type="gramEnd"/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 порог принятия решения об использовании или отбрасывании снимка </w:t>
        </w: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τ=0.5.</m:t>
          </m:r>
        </m:oMath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proofErr w:type="gramStart"/>
      <w:ins w:id="195" w:author="Admin" w:date="2016-11-22T15:50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 xml:space="preserve">В качестве исходных данных </w:t>
        </w:r>
      </w:ins>
      <w:ins w:id="196" w:author="Admin" w:date="2016-11-21T13:36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>в</w:t>
        </w:r>
      </w:ins>
      <w:ins w:id="197" w:author="Admin" w:date="2016-11-22T15:57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>озьмем</w:t>
        </w:r>
      </w:ins>
      <w:ins w:id="198" w:author="Admin" w:date="2016-11-21T13:3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199" w:author="Admin" w:date="2016-11-22T15:59:00Z"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 xml:space="preserve">по </w:t>
        </w:r>
      </w:ins>
      <w:ins w:id="200" w:author="Admin" w:date="2016-11-21T13:36:00Z">
        <w:r>
          <w:rPr>
            <w:rFonts w:ascii="Times New Roman" w:eastAsiaTheme="minorEastAsia" w:hAnsi="Times New Roman" w:cs="Times New Roman"/>
            <w:sz w:val="24"/>
            <w:szCs w:val="24"/>
          </w:rPr>
          <w:t>10000</w:t>
        </w:r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изображени</w:t>
        </w:r>
        <w:r>
          <w:rPr>
            <w:rFonts w:ascii="Times New Roman" w:eastAsiaTheme="minorEastAsia" w:hAnsi="Times New Roman" w:cs="Times New Roman"/>
            <w:sz w:val="24"/>
            <w:szCs w:val="24"/>
          </w:rPr>
          <w:t>й</w:t>
        </w:r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вулкана Шивелуч за период с </w:t>
        </w:r>
      </w:ins>
      <w:ins w:id="201" w:author="Admin" w:date="2016-11-22T15:35:00Z">
        <w:r w:rsidR="009417B5">
          <w:rPr>
            <w:rFonts w:ascii="Times New Roman" w:eastAsiaTheme="minorEastAsia" w:hAnsi="Times New Roman" w:cs="Times New Roman"/>
            <w:sz w:val="24"/>
            <w:szCs w:val="24"/>
          </w:rPr>
          <w:t>31</w:t>
        </w:r>
      </w:ins>
      <w:ins w:id="202" w:author="Admin" w:date="2016-11-21T13:3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03" w:author="Admin" w:date="2016-11-22T15:35:00Z">
        <w:r w:rsidR="009417B5">
          <w:rPr>
            <w:rFonts w:ascii="Times New Roman" w:eastAsiaTheme="minorEastAsia" w:hAnsi="Times New Roman" w:cs="Times New Roman"/>
            <w:sz w:val="24"/>
            <w:szCs w:val="24"/>
          </w:rPr>
          <w:t xml:space="preserve">июля </w:t>
        </w:r>
      </w:ins>
      <w:ins w:id="204" w:author="Admin" w:date="2016-11-21T13:3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по </w:t>
        </w:r>
      </w:ins>
      <w:ins w:id="205" w:author="Admin" w:date="2016-11-22T15:36:00Z">
        <w:r w:rsidR="009417B5">
          <w:rPr>
            <w:rFonts w:ascii="Times New Roman" w:eastAsiaTheme="minorEastAsia" w:hAnsi="Times New Roman" w:cs="Times New Roman"/>
            <w:sz w:val="24"/>
            <w:szCs w:val="24"/>
          </w:rPr>
          <w:t>22</w:t>
        </w:r>
      </w:ins>
      <w:ins w:id="206" w:author="Admin" w:date="2016-11-21T13:36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07" w:author="Admin" w:date="2016-11-22T15:36:00Z">
        <w:r w:rsidR="009417B5">
          <w:rPr>
            <w:rFonts w:ascii="Times New Roman" w:eastAsiaTheme="minorEastAsia" w:hAnsi="Times New Roman" w:cs="Times New Roman"/>
            <w:sz w:val="24"/>
            <w:szCs w:val="24"/>
          </w:rPr>
          <w:t xml:space="preserve">августа </w:t>
        </w:r>
      </w:ins>
      <w:ins w:id="208" w:author="Admin" w:date="2016-11-21T13:3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201</w:t>
        </w:r>
      </w:ins>
      <w:ins w:id="209" w:author="Admin" w:date="2016-11-22T15:35:00Z">
        <w:r w:rsidR="009417B5">
          <w:rPr>
            <w:rFonts w:ascii="Times New Roman" w:eastAsiaTheme="minorEastAsia" w:hAnsi="Times New Roman" w:cs="Times New Roman"/>
            <w:sz w:val="24"/>
            <w:szCs w:val="24"/>
          </w:rPr>
          <w:t>4</w:t>
        </w:r>
      </w:ins>
      <w:ins w:id="210" w:author="Admin" w:date="2016-11-21T13:3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г</w:t>
        </w:r>
      </w:ins>
      <w:ins w:id="211" w:author="Alexander" w:date="2016-11-23T12:07:00Z"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>ода</w:t>
        </w:r>
      </w:ins>
      <w:ins w:id="212" w:author="Admin" w:date="2016-11-21T13:36:00Z">
        <w:del w:id="213" w:author="Alexander" w:date="2016-11-23T12:07:00Z">
          <w:r w:rsidRPr="00923AF7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>.</w:delText>
          </w:r>
        </w:del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общим размером</w:t>
        </w:r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14" w:author="Admin" w:date="2016-11-22T15:36:00Z">
        <w:r w:rsidR="00BB7472">
          <w:rPr>
            <w:rFonts w:ascii="Times New Roman" w:eastAsiaTheme="minorEastAsia" w:hAnsi="Times New Roman" w:cs="Times New Roman"/>
            <w:sz w:val="24"/>
            <w:szCs w:val="24"/>
          </w:rPr>
          <w:t>1</w:t>
        </w:r>
      </w:ins>
      <w:ins w:id="215" w:author="Admin" w:date="2016-11-21T13:36:00Z">
        <w:r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216" w:author="Admin" w:date="2016-11-22T15:36:00Z">
        <w:r w:rsidR="00BB7472">
          <w:rPr>
            <w:rFonts w:ascii="Times New Roman" w:eastAsiaTheme="minorEastAsia" w:hAnsi="Times New Roman" w:cs="Times New Roman"/>
            <w:sz w:val="24"/>
            <w:szCs w:val="24"/>
          </w:rPr>
          <w:t>79</w:t>
        </w:r>
      </w:ins>
      <w:ins w:id="217" w:author="Admin" w:date="2016-11-21T13:3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>
          <w:rPr>
            <w:rFonts w:ascii="Times New Roman" w:eastAsiaTheme="minorEastAsia" w:hAnsi="Times New Roman" w:cs="Times New Roman"/>
            <w:sz w:val="24"/>
            <w:szCs w:val="24"/>
          </w:rPr>
          <w:t>Г</w:t>
        </w:r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байт</w:t>
        </w:r>
      </w:ins>
      <w:ins w:id="218" w:author="Admin" w:date="2016-11-22T15:37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,</w:t>
        </w:r>
        <w:r w:rsidR="00827BB6" w:rsidRP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вулкана </w:t>
        </w:r>
      </w:ins>
      <w:ins w:id="219" w:author="Admin" w:date="2016-11-22T15:38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Ключевской</w:t>
        </w:r>
      </w:ins>
      <w:ins w:id="220" w:author="Admin" w:date="2016-11-22T15:37:00Z"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за период с </w:t>
        </w:r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31</w:t>
        </w:r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июля </w:t>
        </w:r>
      </w:ins>
      <w:ins w:id="221" w:author="Admin" w:date="2016-11-22T15:39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2014</w:t>
        </w:r>
        <w:del w:id="222" w:author="Alexander" w:date="2016-11-23T12:07:00Z">
          <w:r w:rsidR="00827BB6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>г.</w:delText>
          </w:r>
        </w:del>
      </w:ins>
      <w:ins w:id="223" w:author="Alexander" w:date="2016-11-23T12:08:00Z"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 xml:space="preserve"> года</w:t>
        </w:r>
      </w:ins>
      <w:ins w:id="224" w:author="Admin" w:date="2016-11-22T15:39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25" w:author="Admin" w:date="2016-11-22T15:37:00Z"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по </w:t>
        </w:r>
      </w:ins>
      <w:ins w:id="226" w:author="Admin" w:date="2016-11-22T15:39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6</w:t>
        </w:r>
      </w:ins>
      <w:ins w:id="227" w:author="Admin" w:date="2016-11-22T15:37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28" w:author="Admin" w:date="2016-11-22T15:39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января </w:t>
        </w:r>
      </w:ins>
      <w:ins w:id="229" w:author="Admin" w:date="2016-11-22T15:37:00Z"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>201</w:t>
        </w:r>
      </w:ins>
      <w:ins w:id="230" w:author="Admin" w:date="2016-11-22T15:39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5</w:t>
        </w:r>
      </w:ins>
      <w:ins w:id="231" w:author="Admin" w:date="2016-11-22T15:37:00Z"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del w:id="232" w:author="Alexander" w:date="2016-11-23T12:08:00Z">
          <w:r w:rsidR="00827BB6" w:rsidRPr="00923AF7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>г.</w:delText>
          </w:r>
        </w:del>
      </w:ins>
      <w:ins w:id="233" w:author="Alexander" w:date="2016-11-23T12:08:00Z"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>года</w:t>
        </w:r>
      </w:ins>
      <w:ins w:id="234" w:author="Admin" w:date="2016-11-22T15:37:00Z"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общим размером</w:t>
        </w:r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35" w:author="Admin" w:date="2016-11-22T15:40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0</w:t>
        </w:r>
      </w:ins>
      <w:ins w:id="236" w:author="Admin" w:date="2016-11-22T15:37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237" w:author="Admin" w:date="2016-11-22T15:40:00Z"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81</w:t>
        </w:r>
      </w:ins>
      <w:ins w:id="238" w:author="Admin" w:date="2016-11-22T15:37:00Z"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827BB6">
          <w:rPr>
            <w:rFonts w:ascii="Times New Roman" w:eastAsiaTheme="minorEastAsia" w:hAnsi="Times New Roman" w:cs="Times New Roman"/>
            <w:sz w:val="24"/>
            <w:szCs w:val="24"/>
          </w:rPr>
          <w:t>Г</w:t>
        </w:r>
        <w:r w:rsidR="00827BB6" w:rsidRPr="00923AF7">
          <w:rPr>
            <w:rFonts w:ascii="Times New Roman" w:eastAsiaTheme="minorEastAsia" w:hAnsi="Times New Roman" w:cs="Times New Roman"/>
            <w:sz w:val="24"/>
            <w:szCs w:val="24"/>
          </w:rPr>
          <w:t>байт</w:t>
        </w:r>
      </w:ins>
      <w:ins w:id="239" w:author="Admin" w:date="2016-11-22T15:40:00Z"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 xml:space="preserve">, </w:t>
        </w:r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вулкана </w:t>
        </w:r>
        <w:proofErr w:type="spellStart"/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>Авачинский</w:t>
        </w:r>
        <w:proofErr w:type="spellEnd"/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за период с </w:t>
        </w:r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>31</w:t>
        </w:r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 xml:space="preserve">июля </w:t>
        </w:r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по </w:t>
        </w:r>
      </w:ins>
      <w:ins w:id="240" w:author="Admin" w:date="2016-11-22T15:41:00Z"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>2</w:t>
        </w:r>
      </w:ins>
      <w:ins w:id="241" w:author="Admin" w:date="2016-11-22T15:40:00Z"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42" w:author="Admin" w:date="2016-11-22T15:41:00Z"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 xml:space="preserve">декабря </w:t>
        </w:r>
      </w:ins>
      <w:ins w:id="243" w:author="Admin" w:date="2016-11-22T15:40:00Z"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>201</w:t>
        </w:r>
      </w:ins>
      <w:ins w:id="244" w:author="Admin" w:date="2016-11-22T15:41:00Z"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>4</w:t>
        </w:r>
      </w:ins>
      <w:ins w:id="245" w:author="Admin" w:date="2016-11-22T15:40:00Z">
        <w:del w:id="246" w:author="Alexander" w:date="2016-11-23T12:08:00Z">
          <w:r w:rsidR="00D6739A" w:rsidRPr="00923AF7" w:rsidDel="008B48DC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г. </w:delText>
          </w:r>
        </w:del>
      </w:ins>
      <w:ins w:id="247" w:author="Alexander" w:date="2016-11-23T12:08:00Z">
        <w:r w:rsidR="008B48DC">
          <w:rPr>
            <w:rFonts w:ascii="Times New Roman" w:eastAsiaTheme="minorEastAsia" w:hAnsi="Times New Roman" w:cs="Times New Roman"/>
            <w:sz w:val="24"/>
            <w:szCs w:val="24"/>
          </w:rPr>
          <w:t xml:space="preserve"> года </w:t>
        </w:r>
      </w:ins>
      <w:ins w:id="248" w:author="Admin" w:date="2016-11-22T15:40:00Z"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>общим размером</w:t>
        </w:r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49" w:author="Admin" w:date="2016-11-22T15:42:00Z">
        <w:r w:rsidR="0050071E">
          <w:rPr>
            <w:rFonts w:ascii="Times New Roman" w:eastAsiaTheme="minorEastAsia" w:hAnsi="Times New Roman" w:cs="Times New Roman"/>
            <w:sz w:val="24"/>
            <w:szCs w:val="24"/>
          </w:rPr>
          <w:t>1</w:t>
        </w:r>
      </w:ins>
      <w:ins w:id="250" w:author="Admin" w:date="2016-11-22T15:40:00Z"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251" w:author="Admin" w:date="2016-11-22T15:42:00Z">
        <w:r w:rsidR="0050071E">
          <w:rPr>
            <w:rFonts w:ascii="Times New Roman" w:eastAsiaTheme="minorEastAsia" w:hAnsi="Times New Roman" w:cs="Times New Roman"/>
            <w:sz w:val="24"/>
            <w:szCs w:val="24"/>
          </w:rPr>
          <w:t>72</w:t>
        </w:r>
      </w:ins>
      <w:ins w:id="252" w:author="Admin" w:date="2016-11-22T15:40:00Z"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D6739A">
          <w:rPr>
            <w:rFonts w:ascii="Times New Roman" w:eastAsiaTheme="minorEastAsia" w:hAnsi="Times New Roman" w:cs="Times New Roman"/>
            <w:sz w:val="24"/>
            <w:szCs w:val="24"/>
          </w:rPr>
          <w:t>Г</w:t>
        </w:r>
        <w:r w:rsidR="00D6739A" w:rsidRPr="00923AF7">
          <w:rPr>
            <w:rFonts w:ascii="Times New Roman" w:eastAsiaTheme="minorEastAsia" w:hAnsi="Times New Roman" w:cs="Times New Roman"/>
            <w:sz w:val="24"/>
            <w:szCs w:val="24"/>
          </w:rPr>
          <w:t>байт</w:t>
        </w:r>
      </w:ins>
      <w:ins w:id="253" w:author="Admin" w:date="2016-11-08T03:25:00Z">
        <w:r w:rsidR="006A513B" w:rsidRPr="006A513B">
          <w:rPr>
            <w:rFonts w:ascii="Times New Roman" w:hAnsi="Times New Roman" w:cs="Times New Roman"/>
            <w:sz w:val="24"/>
            <w:szCs w:val="24"/>
            <w:rPrChange w:id="254" w:author="Admin" w:date="2016-11-14T16:16:00Z">
              <w:rPr>
                <w:rFonts w:ascii="Times New Roman" w:hAnsi="Times New Roman" w:cs="Times New Roman"/>
                <w:b/>
                <w:sz w:val="24"/>
                <w:szCs w:val="24"/>
              </w:rPr>
            </w:rPrChange>
          </w:rPr>
          <w:t>.</w:t>
        </w:r>
        <w:proofErr w:type="gramEnd"/>
        <w:r w:rsidR="006A513B" w:rsidRPr="006A513B">
          <w:rPr>
            <w:rFonts w:ascii="Times New Roman" w:hAnsi="Times New Roman" w:cs="Times New Roman"/>
            <w:sz w:val="24"/>
            <w:szCs w:val="24"/>
            <w:rPrChange w:id="255" w:author="Admin" w:date="2016-11-14T16:16:00Z">
              <w:rPr>
                <w:rFonts w:ascii="Times New Roman" w:hAnsi="Times New Roman" w:cs="Times New Roman"/>
                <w:b/>
                <w:sz w:val="24"/>
                <w:szCs w:val="24"/>
              </w:rPr>
            </w:rPrChange>
          </w:rPr>
          <w:t xml:space="preserve"> </w:t>
        </w:r>
      </w:ins>
      <w:ins w:id="256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В качестве </w:t>
        </w:r>
      </w:ins>
      <w:ins w:id="257" w:author="Admin" w:date="2016-11-14T16:44:00Z">
        <w:r w:rsidR="00E21D3F">
          <w:rPr>
            <w:rFonts w:ascii="Times New Roman" w:eastAsiaTheme="minorEastAsia" w:hAnsi="Times New Roman" w:cs="Times New Roman"/>
            <w:sz w:val="24"/>
            <w:szCs w:val="24"/>
          </w:rPr>
          <w:t>эталонных</w:t>
        </w:r>
      </w:ins>
      <w:ins w:id="258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59" w:author="Admin" w:date="2016-11-22T16:31:00Z">
        <w:r w:rsidR="007708A8">
          <w:rPr>
            <w:rFonts w:ascii="Times New Roman" w:eastAsiaTheme="minorEastAsia" w:hAnsi="Times New Roman" w:cs="Times New Roman"/>
            <w:sz w:val="24"/>
            <w:szCs w:val="24"/>
          </w:rPr>
          <w:t xml:space="preserve">изображений </w:t>
        </w:r>
      </w:ins>
      <w:ins w:id="260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>использ</w:t>
        </w:r>
      </w:ins>
      <w:ins w:id="261" w:author="Admin" w:date="2016-11-22T16:00:00Z">
        <w:r w:rsidR="00550F15">
          <w:rPr>
            <w:rFonts w:ascii="Times New Roman" w:eastAsiaTheme="minorEastAsia" w:hAnsi="Times New Roman" w:cs="Times New Roman"/>
            <w:sz w:val="24"/>
            <w:szCs w:val="24"/>
          </w:rPr>
          <w:t>уем</w:t>
        </w:r>
      </w:ins>
      <w:ins w:id="262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63" w:author="Admin" w:date="2016-11-21T16:52:00Z">
        <w:r w:rsidR="00CA5E91">
          <w:rPr>
            <w:rFonts w:ascii="Times New Roman" w:eastAsiaTheme="minorEastAsia" w:hAnsi="Times New Roman" w:cs="Times New Roman"/>
            <w:sz w:val="24"/>
            <w:szCs w:val="24"/>
          </w:rPr>
          <w:t xml:space="preserve">по </w:t>
        </w:r>
      </w:ins>
      <w:ins w:id="264" w:author="Admin" w:date="2016-11-14T16:24:00Z">
        <w:r w:rsidR="00FE7619">
          <w:rPr>
            <w:rFonts w:ascii="Times New Roman" w:eastAsiaTheme="minorEastAsia" w:hAnsi="Times New Roman" w:cs="Times New Roman"/>
            <w:sz w:val="24"/>
            <w:szCs w:val="24"/>
          </w:rPr>
          <w:t>четыре</w:t>
        </w:r>
      </w:ins>
      <w:ins w:id="265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снимк</w:t>
        </w:r>
      </w:ins>
      <w:ins w:id="266" w:author="Admin" w:date="2016-11-14T16:24:00Z">
        <w:r w:rsidR="00FE7619">
          <w:rPr>
            <w:rFonts w:ascii="Times New Roman" w:eastAsiaTheme="minorEastAsia" w:hAnsi="Times New Roman" w:cs="Times New Roman"/>
            <w:sz w:val="24"/>
            <w:szCs w:val="24"/>
          </w:rPr>
          <w:t>а</w:t>
        </w:r>
      </w:ins>
      <w:ins w:id="267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68" w:author="Admin" w:date="2016-11-21T16:52:00Z">
        <w:r w:rsidR="00CA5E91">
          <w:rPr>
            <w:rFonts w:ascii="Times New Roman" w:eastAsiaTheme="minorEastAsia" w:hAnsi="Times New Roman" w:cs="Times New Roman"/>
            <w:sz w:val="24"/>
            <w:szCs w:val="24"/>
          </w:rPr>
          <w:t xml:space="preserve">каждого </w:t>
        </w:r>
      </w:ins>
      <w:ins w:id="269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>вулкана, полученных</w:t>
        </w:r>
      </w:ins>
      <w:ins w:id="270" w:author="Admin" w:date="2016-11-14T16:33:00Z">
        <w:r w:rsidR="00DD29E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71" w:author="Admin" w:date="2016-11-14T16:16:00Z">
        <w:r w:rsidR="00126C61">
          <w:rPr>
            <w:rFonts w:ascii="Times New Roman" w:eastAsiaTheme="minorEastAsia" w:hAnsi="Times New Roman" w:cs="Times New Roman"/>
            <w:sz w:val="24"/>
            <w:szCs w:val="24"/>
          </w:rPr>
          <w:t>в разное время суток</w:t>
        </w:r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при идеальных погодных условиях. Примеры</w:t>
        </w:r>
      </w:ins>
      <w:ins w:id="272" w:author="Admin" w:date="2016-11-14T16:33:00Z">
        <w:r w:rsidR="00DD29E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273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снимков представлены на рис. </w:t>
        </w:r>
      </w:ins>
      <w:ins w:id="274" w:author="Admin" w:date="2016-11-14T16:33:00Z">
        <w:r w:rsidR="00DD29E5">
          <w:rPr>
            <w:rFonts w:ascii="Times New Roman" w:eastAsiaTheme="minorEastAsia" w:hAnsi="Times New Roman" w:cs="Times New Roman"/>
            <w:sz w:val="24"/>
            <w:szCs w:val="24"/>
          </w:rPr>
          <w:t>9</w:t>
        </w:r>
      </w:ins>
      <w:ins w:id="275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</w:p>
    <w:p w:rsidR="006A0947" w:rsidRDefault="006A0947">
      <w:pPr>
        <w:spacing w:after="0" w:line="240" w:lineRule="auto"/>
        <w:jc w:val="center"/>
        <w:rPr>
          <w:ins w:id="276" w:author="Admin" w:date="2016-11-14T16:42:00Z"/>
          <w:rFonts w:ascii="Times New Roman" w:eastAsiaTheme="minorEastAsia" w:hAnsi="Times New Roman" w:cs="Times New Roman"/>
          <w:sz w:val="24"/>
          <w:szCs w:val="24"/>
        </w:rPr>
        <w:pPrChange w:id="277" w:author="Admin" w:date="2016-11-14T16:42:00Z">
          <w:pPr>
            <w:spacing w:after="0" w:line="240" w:lineRule="auto"/>
          </w:pPr>
        </w:pPrChange>
      </w:pPr>
      <w:ins w:id="278" w:author="Admin" w:date="2016-11-22T15:33:00Z">
        <w:r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  <w:rPrChange w:id="279" w:author="Unknown">
              <w:rPr>
                <w:noProof/>
                <w:lang w:eastAsia="ru-RU"/>
              </w:rPr>
            </w:rPrChange>
          </w:rPr>
          <w:lastRenderedPageBreak/>
          <w:drawing>
            <wp:inline distT="0" distB="0" distL="0" distR="0">
              <wp:extent cx="5940425" cy="1337118"/>
              <wp:effectExtent l="0" t="0" r="0" b="0"/>
              <wp:docPr id="11" name="Рисунок 11" descr="C:\Ubuntu_x86_folder\Dropbox\Projects\Новая статья\ideals\Complex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:\Ubuntu_x86_folder\Dropbox\Projects\Новая статья\ideals\Complex.jpg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3371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6A0947" w:rsidRDefault="00563FC7">
      <w:pPr>
        <w:pStyle w:val="a6"/>
        <w:jc w:val="center"/>
        <w:rPr>
          <w:ins w:id="280" w:author="Admin" w:date="2016-11-14T16:16:00Z"/>
          <w:rFonts w:ascii="Times New Roman" w:eastAsiaTheme="minorEastAsia" w:hAnsi="Times New Roman" w:cs="Times New Roman"/>
          <w:sz w:val="24"/>
          <w:szCs w:val="24"/>
        </w:rPr>
        <w:pPrChange w:id="281" w:author="Admin" w:date="2016-11-14T16:42:00Z">
          <w:pPr>
            <w:spacing w:after="0" w:line="240" w:lineRule="auto"/>
          </w:pPr>
        </w:pPrChange>
      </w:pPr>
      <w:ins w:id="282" w:author="Admin" w:date="2016-11-14T16:42:00Z"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 xml:space="preserve">Рис. </w:t>
        </w:r>
      </w:ins>
      <w:ins w:id="283" w:author="Admin" w:date="2016-11-14T16:44:00Z">
        <w:r w:rsidR="00B545C6">
          <w:rPr>
            <w:rFonts w:ascii="Times New Roman" w:hAnsi="Times New Roman" w:cs="Times New Roman"/>
            <w:color w:val="auto"/>
            <w:sz w:val="24"/>
            <w:szCs w:val="24"/>
          </w:rPr>
          <w:t>9</w:t>
        </w:r>
      </w:ins>
      <w:ins w:id="284" w:author="Admin" w:date="2016-11-14T16:42:00Z"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>:</w:t>
        </w:r>
        <w:r w:rsidRPr="00482CA8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285" w:author="Admin" w:date="2016-11-14T16:43:00Z">
        <w:r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Пример</w:t>
        </w:r>
      </w:ins>
      <w:ins w:id="286" w:author="Admin" w:date="2016-11-14T16:44:00Z">
        <w:r w:rsidR="00B545C6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ы</w:t>
        </w:r>
      </w:ins>
      <w:ins w:id="287" w:author="Admin" w:date="2016-11-14T16:43:00Z">
        <w:r w:rsidR="00235F57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эталонных изображений</w:t>
        </w:r>
      </w:ins>
      <w:ins w:id="288" w:author="Admin" w:date="2016-11-22T15:33:00Z"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:</w:t>
        </w:r>
      </w:ins>
      <w:ins w:id="289" w:author="Admin" w:date="2016-11-14T16:43:00Z">
        <w:r w:rsidR="00235F57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290" w:author="Admin" w:date="2016-11-22T15:33:00Z"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а - </w:t>
        </w:r>
      </w:ins>
      <w:ins w:id="291" w:author="Admin" w:date="2016-11-14T16:43:00Z">
        <w:r w:rsidR="00235F57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вулк</w:t>
        </w:r>
      </w:ins>
      <w:ins w:id="292" w:author="Admin" w:date="2016-11-14T16:44:00Z">
        <w:r w:rsidR="00235F57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ана Шивелуч</w:t>
        </w:r>
      </w:ins>
      <w:ins w:id="293" w:author="Admin" w:date="2016-11-22T15:33:00Z"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, б – вулкана </w:t>
        </w:r>
      </w:ins>
      <w:ins w:id="294" w:author="Admin" w:date="2016-11-22T15:34:00Z">
        <w:r w:rsidR="00BE1047" w:rsidRPr="00BE1047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Ключевской</w:t>
        </w:r>
      </w:ins>
      <w:ins w:id="295" w:author="Admin" w:date="2016-11-22T15:33:00Z"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, </w:t>
        </w:r>
        <w:proofErr w:type="gramStart"/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в</w:t>
        </w:r>
        <w:proofErr w:type="gramEnd"/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296" w:author="Admin" w:date="2016-11-22T15:34:00Z"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–</w:t>
        </w:r>
      </w:ins>
      <w:ins w:id="297" w:author="Admin" w:date="2016-11-22T15:33:00Z"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</w:ins>
      <w:ins w:id="298" w:author="Admin" w:date="2016-11-22T15:34:00Z">
        <w:r w:rsidR="00CF28CA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вулкана </w:t>
        </w:r>
        <w:proofErr w:type="spellStart"/>
        <w:r w:rsidR="00BE1047" w:rsidRPr="00BE1047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Авачинский</w:t>
        </w:r>
      </w:ins>
      <w:proofErr w:type="spellEnd"/>
    </w:p>
    <w:p w:rsidR="006A0947" w:rsidRDefault="00FC3C28">
      <w:pPr>
        <w:spacing w:after="0" w:line="240" w:lineRule="auto"/>
        <w:jc w:val="both"/>
        <w:rPr>
          <w:ins w:id="299" w:author="Admin" w:date="2016-11-14T16:16:00Z"/>
          <w:rFonts w:ascii="Times New Roman" w:eastAsiaTheme="minorEastAsia" w:hAnsi="Times New Roman" w:cs="Times New Roman"/>
          <w:sz w:val="24"/>
          <w:szCs w:val="24"/>
        </w:rPr>
        <w:pPrChange w:id="300" w:author="Admin" w:date="2016-11-14T16:42:00Z">
          <w:pPr>
            <w:spacing w:after="0" w:line="240" w:lineRule="auto"/>
          </w:pPr>
        </w:pPrChange>
      </w:pPr>
      <w:ins w:id="301" w:author="Admin" w:date="2016-11-22T16:14:00Z">
        <w:r>
          <w:rPr>
            <w:rFonts w:ascii="Times New Roman" w:eastAsiaTheme="minorEastAsia" w:hAnsi="Times New Roman" w:cs="Times New Roman"/>
            <w:sz w:val="24"/>
            <w:szCs w:val="24"/>
          </w:rPr>
          <w:t>Р</w:t>
        </w:r>
      </w:ins>
      <w:ins w:id="302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>езультат</w:t>
        </w:r>
      </w:ins>
      <w:ins w:id="303" w:author="Admin" w:date="2016-11-22T16:14:00Z">
        <w:r>
          <w:rPr>
            <w:rFonts w:ascii="Times New Roman" w:eastAsiaTheme="minorEastAsia" w:hAnsi="Times New Roman" w:cs="Times New Roman"/>
            <w:sz w:val="24"/>
            <w:szCs w:val="24"/>
          </w:rPr>
          <w:t>ы</w:t>
        </w:r>
      </w:ins>
      <w:ins w:id="304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работы компьютерной программы </w:t>
        </w:r>
      </w:ins>
      <w:ins w:id="305" w:author="Admin" w:date="2016-11-22T16:14:00Z">
        <w:r>
          <w:rPr>
            <w:rFonts w:ascii="Times New Roman" w:eastAsiaTheme="minorEastAsia" w:hAnsi="Times New Roman" w:cs="Times New Roman"/>
            <w:sz w:val="24"/>
            <w:szCs w:val="24"/>
          </w:rPr>
          <w:t>представлены на</w:t>
        </w:r>
      </w:ins>
      <w:ins w:id="306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рис. </w:t>
        </w:r>
      </w:ins>
      <w:ins w:id="307" w:author="Admin" w:date="2016-11-14T16:31:00Z">
        <w:r w:rsidR="004A6541">
          <w:rPr>
            <w:rFonts w:ascii="Times New Roman" w:eastAsiaTheme="minorEastAsia" w:hAnsi="Times New Roman" w:cs="Times New Roman"/>
            <w:sz w:val="24"/>
            <w:szCs w:val="24"/>
          </w:rPr>
          <w:t>10</w:t>
        </w:r>
      </w:ins>
      <w:ins w:id="308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. </w:t>
        </w:r>
        <w:commentRangeStart w:id="309"/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При проведении </w:t>
        </w:r>
      </w:ins>
      <w:ins w:id="310" w:author="Admin" w:date="2016-11-22T16:37:00Z">
        <w:r w:rsidR="008907E2">
          <w:rPr>
            <w:rFonts w:ascii="Times New Roman" w:eastAsiaTheme="minorEastAsia" w:hAnsi="Times New Roman" w:cs="Times New Roman"/>
            <w:sz w:val="24"/>
            <w:szCs w:val="24"/>
          </w:rPr>
          <w:t>расчетов</w:t>
        </w:r>
      </w:ins>
      <w:ins w:id="311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12" w:author="Admin" w:date="2016-11-22T16:43:00Z">
        <w:r w:rsidR="00884258">
          <w:rPr>
            <w:rFonts w:ascii="Times New Roman" w:eastAsiaTheme="minorEastAsia" w:hAnsi="Times New Roman" w:cs="Times New Roman"/>
            <w:sz w:val="24"/>
            <w:szCs w:val="24"/>
          </w:rPr>
          <w:t>по оценке тестового набора</w:t>
        </w:r>
      </w:ins>
      <w:ins w:id="313" w:author="Admin" w:date="2016-11-22T16:44:00Z">
        <w:r w:rsidR="00884258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884258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вулкана </w:t>
        </w:r>
        <w:proofErr w:type="spellStart"/>
        <w:r w:rsidR="00884258" w:rsidRPr="00BE1047">
          <w:rPr>
            <w:rFonts w:ascii="Times New Roman" w:hAnsi="Times New Roman" w:cs="Times New Roman"/>
            <w:sz w:val="24"/>
            <w:szCs w:val="24"/>
          </w:rPr>
          <w:t>Авачинский</w:t>
        </w:r>
      </w:ins>
      <w:proofErr w:type="spellEnd"/>
      <w:ins w:id="314" w:author="Admin" w:date="2016-11-22T16:43:00Z">
        <w:del w:id="315" w:author="Alexander" w:date="2016-11-23T12:14:00Z">
          <w:r w:rsidR="00884258" w:rsidDel="005E452F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получим</w:delText>
          </w:r>
        </w:del>
      </w:ins>
      <w:ins w:id="316" w:author="Alexander" w:date="2016-11-23T12:14:00Z">
        <w:r w:rsidR="005E452F">
          <w:rPr>
            <w:rFonts w:ascii="Times New Roman" w:eastAsiaTheme="minorEastAsia" w:hAnsi="Times New Roman" w:cs="Times New Roman"/>
            <w:sz w:val="24"/>
            <w:szCs w:val="24"/>
          </w:rPr>
          <w:t xml:space="preserve"> было получено</w:t>
        </w:r>
      </w:ins>
      <w:ins w:id="317" w:author="Admin" w:date="2016-11-22T16:44:00Z">
        <w:r w:rsidR="00884258">
          <w:rPr>
            <w:rFonts w:ascii="Times New Roman" w:eastAsiaTheme="minorEastAsia" w:hAnsi="Times New Roman" w:cs="Times New Roman"/>
            <w:sz w:val="24"/>
            <w:szCs w:val="24"/>
          </w:rPr>
          <w:t>:</w:t>
        </w:r>
      </w:ins>
      <w:ins w:id="318" w:author="Admin" w:date="2016-11-22T16:37:00Z">
        <w:r w:rsidR="005D127C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19" w:author="Admin" w:date="2016-11-22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8</w:t>
        </w:r>
      </w:ins>
      <w:ins w:id="320" w:author="Admin" w:date="2016-11-22T16:45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7</w:t>
        </w:r>
      </w:ins>
      <w:ins w:id="321" w:author="Admin" w:date="2016-11-22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322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25</w:t>
        </w:r>
      </w:ins>
      <w:ins w:id="323" w:author="Alexander" w:date="2016-11-23T12:15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 %</w:t>
        </w:r>
      </w:ins>
      <w:ins w:id="324" w:author="Admin" w:date="2016-11-22T16:16:00Z">
        <w:del w:id="325" w:author="Alexander" w:date="2016-11-23T12:14:00Z">
          <w:r w:rsidDel="005E452F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</w:delText>
          </w:r>
          <w:r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%</w:delText>
          </w:r>
        </w:del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26" w:author="Admin" w:date="2016-11-22T16:21:00Z">
        <w:del w:id="327" w:author="Alexander" w:date="2016-11-23T12:15:00Z">
          <w:r w:rsidR="00402590" w:rsidRPr="00923AF7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отнесено</w:delText>
          </w:r>
          <w:r w:rsidR="00402590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к </w:delText>
          </w:r>
        </w:del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>снимк</w:t>
        </w:r>
      </w:ins>
      <w:ins w:id="328" w:author="Alexander" w:date="2016-11-23T12:15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ов</w:t>
        </w:r>
      </w:ins>
      <w:ins w:id="329" w:author="Admin" w:date="2016-11-22T16:21:00Z">
        <w:del w:id="330" w:author="Alexander" w:date="2016-11-23T12:15:00Z">
          <w:r w:rsidR="00402590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ам</w:delText>
          </w:r>
        </w:del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 xml:space="preserve"> с</w:t>
        </w:r>
      </w:ins>
      <w:ins w:id="331" w:author="Admin" w:date="2016-11-22T16:16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 xml:space="preserve"> низко</w:t>
        </w:r>
      </w:ins>
      <w:ins w:id="332" w:author="Admin" w:date="2016-11-22T16:21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>й</w:t>
        </w:r>
      </w:ins>
      <w:ins w:id="333" w:author="Admin" w:date="2016-11-22T16:16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34" w:author="Admin" w:date="2016-11-22T16:21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>видимостью вулкана</w:t>
        </w:r>
      </w:ins>
      <w:ins w:id="335" w:author="Admin" w:date="2016-11-22T16:16:00Z">
        <w:r>
          <w:rPr>
            <w:rFonts w:ascii="Times New Roman" w:eastAsiaTheme="minorEastAsia" w:hAnsi="Times New Roman" w:cs="Times New Roman"/>
            <w:sz w:val="24"/>
            <w:szCs w:val="24"/>
          </w:rPr>
          <w:t xml:space="preserve">, </w:t>
        </w:r>
      </w:ins>
      <w:ins w:id="336" w:author="Admin" w:date="2016-11-22T16:21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>2</w:t>
        </w:r>
        <w:r w:rsidR="00402590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337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45</w:t>
        </w:r>
      </w:ins>
      <w:ins w:id="338" w:author="Admin" w:date="2016-11-22T16:21:00Z">
        <w:r w:rsidR="00402590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 xml:space="preserve">% </w:t>
        </w:r>
        <w:del w:id="339" w:author="Alexander" w:date="2016-11-23T12:16:00Z">
          <w:r w:rsidR="00402590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—</w:delText>
          </w:r>
        </w:del>
      </w:ins>
      <w:ins w:id="340" w:author="Alexander" w:date="2016-11-23T12:16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–</w:t>
        </w:r>
      </w:ins>
      <w:ins w:id="341" w:author="Admin" w:date="2016-11-22T16:21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 xml:space="preserve"> со средне</w:t>
        </w:r>
      </w:ins>
      <w:ins w:id="342" w:author="Admin" w:date="2016-11-22T16:22:00Z">
        <w:r w:rsidR="00A6203C">
          <w:rPr>
            <w:rFonts w:ascii="Times New Roman" w:eastAsiaTheme="minorEastAsia" w:hAnsi="Times New Roman" w:cs="Times New Roman"/>
            <w:sz w:val="24"/>
            <w:szCs w:val="24"/>
          </w:rPr>
          <w:t>й</w:t>
        </w:r>
      </w:ins>
      <w:ins w:id="343" w:author="Admin" w:date="2016-11-22T16:21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 xml:space="preserve">, </w:t>
        </w:r>
      </w:ins>
      <w:ins w:id="344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10</w:t>
        </w:r>
      </w:ins>
      <w:ins w:id="345" w:author="Admin" w:date="2016-11-14T16:16:00Z">
        <w:r w:rsidR="00923AF7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346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3</w:t>
        </w:r>
      </w:ins>
      <w:ins w:id="347" w:author="Alexander" w:date="2016-11-23T12:16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 %</w:t>
        </w:r>
      </w:ins>
      <w:ins w:id="348" w:author="Admin" w:date="2016-11-14T16:16:00Z">
        <w:del w:id="349" w:author="Alexander" w:date="2016-11-23T12:16:00Z">
          <w:r w:rsidR="00923AF7" w:rsidRPr="00923AF7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%</w:delText>
          </w:r>
        </w:del>
      </w:ins>
      <w:ins w:id="350" w:author="Admin" w:date="2016-11-14T16:33:00Z">
        <w:r w:rsidR="00DD29E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51" w:author="Admin" w:date="2016-11-22T16:22:00Z">
        <w:del w:id="352" w:author="Alexander" w:date="2016-11-23T12:16:00Z">
          <w:r w:rsidR="00402590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-</w:delText>
          </w:r>
        </w:del>
      </w:ins>
      <w:ins w:id="353" w:author="Alexander" w:date="2016-11-23T12:16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–</w:t>
        </w:r>
      </w:ins>
      <w:ins w:id="354" w:author="Admin" w:date="2016-11-22T16:22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55" w:author="Admin" w:date="2016-11-22T16:48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с </w:t>
        </w:r>
      </w:ins>
      <w:ins w:id="356" w:author="Admin" w:date="2016-11-14T16:16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>высоко</w:t>
        </w:r>
      </w:ins>
      <w:ins w:id="357" w:author="Admin" w:date="2016-11-22T16:22:00Z">
        <w:r w:rsidR="00402590">
          <w:rPr>
            <w:rFonts w:ascii="Times New Roman" w:eastAsiaTheme="minorEastAsia" w:hAnsi="Times New Roman" w:cs="Times New Roman"/>
            <w:sz w:val="24"/>
            <w:szCs w:val="24"/>
          </w:rPr>
          <w:t>й</w:t>
        </w:r>
      </w:ins>
      <w:ins w:id="358" w:author="Admin" w:date="2016-11-22T16:45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; вулкана Ключевской</w:t>
        </w:r>
      </w:ins>
      <w:ins w:id="359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: 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>8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7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54 % </w:t>
        </w:r>
        <w:del w:id="360" w:author="Alexander" w:date="2016-11-23T12:17:00Z">
          <w:r w:rsidR="007B3225" w:rsidRPr="00923AF7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отнесено</w:delText>
          </w:r>
          <w:r w:rsidR="007B3225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к </w:delText>
          </w:r>
        </w:del>
        <w:proofErr w:type="gramStart"/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снимк</w:t>
        </w:r>
        <w:del w:id="361" w:author="Alexander" w:date="2016-11-23T12:17:00Z">
          <w:r w:rsidR="007B3225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ам</w:delText>
          </w:r>
        </w:del>
      </w:ins>
      <w:ins w:id="362" w:author="Alexander" w:date="2016-11-23T12:17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ов</w:t>
        </w:r>
      </w:ins>
      <w:proofErr w:type="gramEnd"/>
      <w:ins w:id="363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 с низкой видимостью вулкана, 2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41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% </w:t>
        </w:r>
        <w:del w:id="364" w:author="Alexander" w:date="2016-11-23T12:18:00Z">
          <w:r w:rsidR="007B3225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—</w:delText>
          </w:r>
        </w:del>
      </w:ins>
      <w:ins w:id="365" w:author="Alexander" w:date="2016-11-23T12:18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–</w:t>
        </w:r>
      </w:ins>
      <w:ins w:id="366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 со средней, 10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05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%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del w:id="367" w:author="Alexander" w:date="2016-11-23T12:18:00Z">
          <w:r w:rsidR="007B3225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-</w:delText>
          </w:r>
        </w:del>
      </w:ins>
      <w:ins w:id="368" w:author="Alexander" w:date="2016-11-23T12:18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–</w:t>
        </w:r>
      </w:ins>
      <w:ins w:id="369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70" w:author="Admin" w:date="2016-11-22T16:48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с </w:t>
        </w:r>
      </w:ins>
      <w:ins w:id="371" w:author="Admin" w:date="2016-11-22T16:46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высокой</w:t>
        </w:r>
      </w:ins>
      <w:ins w:id="372" w:author="Admin" w:date="2016-11-22T16:47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; вулкана Шивелуч: 92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71 % </w:t>
        </w:r>
        <w:del w:id="373" w:author="Alexander" w:date="2016-11-23T12:18:00Z">
          <w:r w:rsidR="007B3225" w:rsidRPr="00923AF7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отнесено</w:delText>
          </w:r>
          <w:r w:rsidR="007B3225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 xml:space="preserve"> к </w:delText>
          </w:r>
        </w:del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снимк</w:t>
        </w:r>
        <w:del w:id="374" w:author="Alexander" w:date="2016-11-23T12:19:00Z">
          <w:r w:rsidR="007B3225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ам</w:delText>
          </w:r>
        </w:del>
      </w:ins>
      <w:ins w:id="375" w:author="Alexander" w:date="2016-11-23T12:19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ов</w:t>
        </w:r>
      </w:ins>
      <w:ins w:id="376" w:author="Admin" w:date="2016-11-22T16:47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 с низкой видимостью вулкана, 2</w:t>
        </w:r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377" w:author="Admin" w:date="2016-11-22T16:48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2</w:t>
        </w:r>
      </w:ins>
      <w:ins w:id="378" w:author="Admin" w:date="2016-11-22T16:47:00Z"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% — со средней, </w:t>
        </w:r>
      </w:ins>
      <w:ins w:id="379" w:author="Admin" w:date="2016-11-22T16:48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5</w:t>
        </w:r>
      </w:ins>
      <w:ins w:id="380" w:author="Admin" w:date="2016-11-22T16:47:00Z"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>.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0</w:t>
        </w:r>
      </w:ins>
      <w:ins w:id="381" w:author="Admin" w:date="2016-11-22T16:48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9</w:t>
        </w:r>
      </w:ins>
      <w:ins w:id="382" w:author="Admin" w:date="2016-11-22T16:47:00Z">
        <w:r w:rsidR="007B3225"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%</w:t>
        </w:r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del w:id="383" w:author="Alexander" w:date="2016-11-23T12:19:00Z">
          <w:r w:rsidR="007B3225" w:rsidDel="00C467D1">
            <w:rPr>
              <w:rFonts w:ascii="Times New Roman" w:eastAsiaTheme="minorEastAsia" w:hAnsi="Times New Roman" w:cs="Times New Roman"/>
              <w:sz w:val="24"/>
              <w:szCs w:val="24"/>
            </w:rPr>
            <w:delText>-</w:delText>
          </w:r>
        </w:del>
      </w:ins>
      <w:ins w:id="384" w:author="Alexander" w:date="2016-11-23T12:19:00Z">
        <w:r w:rsidR="00C467D1">
          <w:rPr>
            <w:rFonts w:ascii="Times New Roman" w:eastAsiaTheme="minorEastAsia" w:hAnsi="Times New Roman" w:cs="Times New Roman"/>
            <w:sz w:val="24"/>
            <w:szCs w:val="24"/>
          </w:rPr>
          <w:t>–</w:t>
        </w:r>
      </w:ins>
      <w:ins w:id="385" w:author="Admin" w:date="2016-11-22T16:47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386" w:author="Admin" w:date="2016-11-22T16:48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 xml:space="preserve">с </w:t>
        </w:r>
      </w:ins>
      <w:ins w:id="387" w:author="Admin" w:date="2016-11-22T16:47:00Z">
        <w:r w:rsidR="007B3225">
          <w:rPr>
            <w:rFonts w:ascii="Times New Roman" w:eastAsiaTheme="minorEastAsia" w:hAnsi="Times New Roman" w:cs="Times New Roman"/>
            <w:sz w:val="24"/>
            <w:szCs w:val="24"/>
          </w:rPr>
          <w:t>высокой</w:t>
        </w:r>
      </w:ins>
      <w:ins w:id="388" w:author="Admin" w:date="2016-11-14T16:52:00Z">
        <w:r w:rsidR="00801470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commentRangeEnd w:id="309"/>
      <w:r w:rsidR="00C467D1">
        <w:rPr>
          <w:rStyle w:val="aa"/>
        </w:rPr>
        <w:commentReference w:id="309"/>
      </w:r>
    </w:p>
    <w:p w:rsidR="00FC3C28" w:rsidRPr="005A4C18" w:rsidRDefault="006A0947" w:rsidP="00FC3C28">
      <w:pPr>
        <w:spacing w:after="0" w:line="240" w:lineRule="auto"/>
        <w:jc w:val="center"/>
        <w:rPr>
          <w:ins w:id="389" w:author="Admin" w:date="2016-11-22T16:15:00Z"/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ins w:id="390" w:author="Admin" w:date="2016-11-22T16:15:00Z">
        <w:r>
          <w:rPr>
            <w:rFonts w:ascii="Times New Roman" w:eastAsiaTheme="minorEastAsia" w:hAnsi="Times New Roman" w:cs="Times New Roman"/>
            <w:b/>
            <w:noProof/>
            <w:sz w:val="24"/>
            <w:szCs w:val="24"/>
            <w:lang w:eastAsia="ru-RU"/>
            <w:rPrChange w:id="391" w:author="Unknown">
              <w:rPr>
                <w:noProof/>
                <w:lang w:eastAsia="ru-RU"/>
              </w:rPr>
            </w:rPrChange>
          </w:rPr>
          <w:drawing>
            <wp:inline distT="0" distB="0" distL="0" distR="0">
              <wp:extent cx="5530850" cy="4889500"/>
              <wp:effectExtent l="0" t="0" r="0" b="6350"/>
              <wp:docPr id="7" name="Диаграмма 7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23"/>
                </a:graphicData>
              </a:graphic>
            </wp:inline>
          </w:drawing>
        </w:r>
      </w:ins>
    </w:p>
    <w:p w:rsidR="006A0947" w:rsidRDefault="00FC3C28">
      <w:pPr>
        <w:pStyle w:val="a6"/>
        <w:jc w:val="center"/>
        <w:rPr>
          <w:ins w:id="392" w:author="Admin" w:date="2016-11-22T16:17:00Z"/>
          <w:rFonts w:ascii="Times New Roman" w:hAnsi="Times New Roman" w:cs="Times New Roman"/>
          <w:sz w:val="24"/>
          <w:szCs w:val="24"/>
        </w:rPr>
        <w:pPrChange w:id="393" w:author="Admin" w:date="2016-11-22T16:15:00Z">
          <w:pPr>
            <w:spacing w:after="0" w:line="240" w:lineRule="auto"/>
          </w:pPr>
        </w:pPrChange>
      </w:pPr>
      <w:commentRangeStart w:id="394"/>
      <w:ins w:id="395" w:author="Admin" w:date="2016-11-22T16:15:00Z"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 xml:space="preserve">Рис. </w:t>
        </w:r>
        <w:r>
          <w:rPr>
            <w:rFonts w:ascii="Times New Roman" w:hAnsi="Times New Roman" w:cs="Times New Roman"/>
            <w:color w:val="auto"/>
            <w:sz w:val="24"/>
            <w:szCs w:val="24"/>
          </w:rPr>
          <w:t>10</w:t>
        </w:r>
        <w:r w:rsidRPr="00482CA8">
          <w:rPr>
            <w:rFonts w:ascii="Times New Roman" w:hAnsi="Times New Roman" w:cs="Times New Roman"/>
            <w:color w:val="auto"/>
            <w:sz w:val="24"/>
            <w:szCs w:val="24"/>
          </w:rPr>
          <w:t>:</w:t>
        </w:r>
        <w:r w:rsidRPr="00482CA8"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 xml:space="preserve">Результаты </w:t>
        </w:r>
        <w:proofErr w:type="spellStart"/>
        <w:r>
          <w:rPr>
            <w:rFonts w:ascii="Times New Roman" w:hAnsi="Times New Roman" w:cs="Times New Roman"/>
            <w:b w:val="0"/>
            <w:color w:val="auto"/>
            <w:sz w:val="24"/>
            <w:szCs w:val="24"/>
          </w:rPr>
          <w:t>тесирования</w:t>
        </w:r>
        <w:commentRangeEnd w:id="394"/>
        <w:proofErr w:type="spellEnd"/>
        <w:r>
          <w:rPr>
            <w:rStyle w:val="aa"/>
            <w:b w:val="0"/>
            <w:bCs w:val="0"/>
            <w:color w:val="auto"/>
          </w:rPr>
          <w:commentReference w:id="394"/>
        </w:r>
      </w:ins>
    </w:p>
    <w:p w:rsidR="006A0947" w:rsidRDefault="00AB76DD">
      <w:pPr>
        <w:spacing w:after="0" w:line="240" w:lineRule="auto"/>
        <w:jc w:val="center"/>
        <w:rPr>
          <w:ins w:id="396" w:author="Admin" w:date="2016-11-14T16:16:00Z"/>
          <w:del w:id="397" w:author="Alexander" w:date="2016-11-23T12:33:00Z"/>
          <w:rFonts w:ascii="Times New Roman" w:eastAsiaTheme="minorEastAsia" w:hAnsi="Times New Roman" w:cs="Times New Roman"/>
          <w:color w:val="FF0000"/>
          <w:sz w:val="24"/>
          <w:szCs w:val="24"/>
          <w:rPrChange w:id="398" w:author="Admin" w:date="2016-11-22T16:17:00Z">
            <w:rPr>
              <w:ins w:id="399" w:author="Admin" w:date="2016-11-14T16:16:00Z"/>
              <w:del w:id="400" w:author="Alexander" w:date="2016-11-23T12:33:00Z"/>
              <w:rFonts w:ascii="Times New Roman" w:eastAsiaTheme="minorEastAsia" w:hAnsi="Times New Roman" w:cs="Times New Roman"/>
              <w:sz w:val="24"/>
              <w:szCs w:val="24"/>
            </w:rPr>
          </w:rPrChange>
        </w:rPr>
        <w:pPrChange w:id="401" w:author="Admin" w:date="2016-11-22T16:17:00Z">
          <w:pPr>
            <w:spacing w:after="0" w:line="240" w:lineRule="auto"/>
          </w:pPr>
        </w:pPrChange>
      </w:pPr>
      <w:ins w:id="402" w:author="Admin" w:date="2016-11-22T16:17:00Z">
        <w:del w:id="403" w:author="Alexander" w:date="2016-11-23T12:33:00Z">
          <w:r w:rsidRPr="005A4C18" w:rsidDel="002F590D">
            <w:rPr>
              <w:rFonts w:ascii="Times New Roman" w:eastAsiaTheme="minorEastAsia" w:hAnsi="Times New Roman" w:cs="Times New Roman"/>
              <w:color w:val="FF0000"/>
              <w:sz w:val="24"/>
              <w:szCs w:val="24"/>
            </w:rPr>
            <w:delText>Корректность</w:delText>
          </w:r>
        </w:del>
      </w:ins>
    </w:p>
    <w:p w:rsidR="006A0947" w:rsidRDefault="00923AF7">
      <w:pPr>
        <w:spacing w:after="0" w:line="240" w:lineRule="auto"/>
        <w:jc w:val="both"/>
        <w:rPr>
          <w:del w:id="404" w:author="Admin" w:date="2016-11-22T16:15:00Z"/>
          <w:rFonts w:ascii="Times New Roman" w:eastAsiaTheme="minorEastAsia" w:hAnsi="Times New Roman" w:cs="Times New Roman"/>
          <w:sz w:val="24"/>
          <w:szCs w:val="24"/>
          <w:rPrChange w:id="405" w:author="Admin" w:date="2016-11-14T16:20:00Z">
            <w:rPr>
              <w:del w:id="406" w:author="Admin" w:date="2016-11-22T16:15:00Z"/>
              <w:rFonts w:ascii="Times New Roman" w:hAnsi="Times New Roman" w:cs="Times New Roman"/>
              <w:b/>
              <w:sz w:val="24"/>
              <w:szCs w:val="24"/>
            </w:rPr>
          </w:rPrChange>
        </w:rPr>
        <w:pPrChange w:id="407" w:author="Admin" w:date="2016-11-22T16:58:00Z">
          <w:pPr>
            <w:spacing w:after="0" w:line="240" w:lineRule="auto"/>
          </w:pPr>
        </w:pPrChange>
      </w:pPr>
      <w:ins w:id="408" w:author="Admin" w:date="2016-11-14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Время обработки массива изображений </w:t>
        </w:r>
      </w:ins>
      <w:ins w:id="409" w:author="Admin" w:date="2016-11-22T16:49:00Z">
        <w:r w:rsidR="000E24CB">
          <w:rPr>
            <w:rFonts w:ascii="Times New Roman" w:eastAsiaTheme="minorEastAsia" w:hAnsi="Times New Roman" w:cs="Times New Roman"/>
            <w:sz w:val="24"/>
            <w:szCs w:val="24"/>
          </w:rPr>
          <w:t xml:space="preserve">вулкана </w:t>
        </w:r>
        <w:proofErr w:type="spellStart"/>
        <w:r w:rsidR="000E24CB">
          <w:rPr>
            <w:rFonts w:ascii="Times New Roman" w:eastAsiaTheme="minorEastAsia" w:hAnsi="Times New Roman" w:cs="Times New Roman"/>
            <w:sz w:val="24"/>
            <w:szCs w:val="24"/>
          </w:rPr>
          <w:t>Авачинский</w:t>
        </w:r>
        <w:proofErr w:type="spellEnd"/>
        <w:r w:rsidR="000E24CB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410" w:author="Admin" w:date="2016-11-14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с использованием разработанной программы составило </w:t>
        </w:r>
      </w:ins>
      <w:commentRangeStart w:id="411"/>
      <w:ins w:id="412" w:author="Admin" w:date="2016-11-14T16:32:00Z">
        <w:r w:rsidR="005F513A">
          <w:rPr>
            <w:rFonts w:ascii="Times New Roman" w:eastAsiaTheme="minorEastAsia" w:hAnsi="Times New Roman" w:cs="Times New Roman"/>
            <w:sz w:val="24"/>
            <w:szCs w:val="24"/>
          </w:rPr>
          <w:t>2</w:t>
        </w:r>
      </w:ins>
      <w:ins w:id="413" w:author="Admin" w:date="2016-11-14T16:33:00Z">
        <w:r w:rsidR="005F513A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ins w:id="414" w:author="Admin" w:date="2016-11-22T16:59:00Z">
        <w:r w:rsidR="00DE00F3">
          <w:rPr>
            <w:rFonts w:ascii="Times New Roman" w:eastAsiaTheme="minorEastAsia" w:hAnsi="Times New Roman" w:cs="Times New Roman"/>
            <w:sz w:val="24"/>
            <w:szCs w:val="24"/>
          </w:rPr>
          <w:t>3597</w:t>
        </w:r>
      </w:ins>
      <w:commentRangeEnd w:id="411"/>
      <w:r w:rsidR="002F590D">
        <w:rPr>
          <w:rStyle w:val="aa"/>
        </w:rPr>
        <w:commentReference w:id="411"/>
      </w:r>
      <w:ins w:id="415" w:author="Admin" w:date="2016-11-14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416" w:author="Admin" w:date="2016-11-14T16:33:00Z">
        <w:r w:rsidR="005F513A">
          <w:rPr>
            <w:rFonts w:ascii="Times New Roman" w:eastAsiaTheme="minorEastAsia" w:hAnsi="Times New Roman" w:cs="Times New Roman"/>
            <w:sz w:val="24"/>
            <w:szCs w:val="24"/>
          </w:rPr>
          <w:t>часа</w:t>
        </w:r>
      </w:ins>
      <w:ins w:id="417" w:author="Admin" w:date="2016-11-22T16:50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, вулкана Ключевской </w:t>
        </w:r>
      </w:ins>
      <w:ins w:id="418" w:author="Admin" w:date="2016-11-22T16:51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>–</w:t>
        </w:r>
      </w:ins>
      <w:ins w:id="419" w:author="Admin" w:date="2016-11-22T16:50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420" w:author="Admin" w:date="2016-11-22T16:51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>1.34</w:t>
        </w:r>
      </w:ins>
      <w:ins w:id="421" w:author="Admin" w:date="2016-11-22T16:58:00Z">
        <w:r w:rsidR="005C624F">
          <w:rPr>
            <w:rFonts w:ascii="Times New Roman" w:eastAsiaTheme="minorEastAsia" w:hAnsi="Times New Roman" w:cs="Times New Roman"/>
            <w:sz w:val="24"/>
            <w:szCs w:val="24"/>
          </w:rPr>
          <w:t>4</w:t>
        </w:r>
      </w:ins>
      <w:ins w:id="422" w:author="Admin" w:date="2016-11-22T16:59:00Z">
        <w:r w:rsidR="00DE00F3">
          <w:rPr>
            <w:rFonts w:ascii="Times New Roman" w:eastAsiaTheme="minorEastAsia" w:hAnsi="Times New Roman" w:cs="Times New Roman"/>
            <w:sz w:val="24"/>
            <w:szCs w:val="24"/>
          </w:rPr>
          <w:t>1</w:t>
        </w:r>
      </w:ins>
      <w:ins w:id="423" w:author="Admin" w:date="2016-11-22T16:51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часа, вулкана Шивелуч – 1.34</w:t>
        </w:r>
      </w:ins>
      <w:ins w:id="424" w:author="Admin" w:date="2016-11-22T16:58:00Z">
        <w:r w:rsidR="005C624F">
          <w:rPr>
            <w:rFonts w:ascii="Times New Roman" w:eastAsiaTheme="minorEastAsia" w:hAnsi="Times New Roman" w:cs="Times New Roman"/>
            <w:sz w:val="24"/>
            <w:szCs w:val="24"/>
          </w:rPr>
          <w:t>3</w:t>
        </w:r>
      </w:ins>
      <w:ins w:id="425" w:author="Admin" w:date="2016-11-22T16:59:00Z">
        <w:r w:rsidR="00922467">
          <w:rPr>
            <w:rFonts w:ascii="Times New Roman" w:eastAsiaTheme="minorEastAsia" w:hAnsi="Times New Roman" w:cs="Times New Roman"/>
            <w:sz w:val="24"/>
            <w:szCs w:val="24"/>
          </w:rPr>
          <w:t>9</w:t>
        </w:r>
      </w:ins>
      <w:ins w:id="426" w:author="Admin" w:date="2016-11-14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. </w:t>
        </w:r>
      </w:ins>
      <w:ins w:id="427" w:author="Admin" w:date="2016-11-14T16:46:00Z">
        <w:r w:rsidR="00EE0453">
          <w:rPr>
            <w:rFonts w:ascii="Times New Roman" w:eastAsiaTheme="minorEastAsia" w:hAnsi="Times New Roman" w:cs="Times New Roman"/>
            <w:sz w:val="24"/>
            <w:szCs w:val="24"/>
          </w:rPr>
          <w:t>Вычисления</w:t>
        </w:r>
      </w:ins>
      <w:ins w:id="428" w:author="Admin" w:date="2016-11-14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проводились на вычислительном узле Центра данных ВЦ ДВО РАН с процессором </w:t>
        </w:r>
        <w:proofErr w:type="spellStart"/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Intel</w:t>
        </w:r>
        <w:proofErr w:type="spellEnd"/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  <w:proofErr w:type="spellStart"/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Xeon</w:t>
        </w:r>
        <w:proofErr w:type="spellEnd"/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 xml:space="preserve"> 5150, имеющим тактовую частоту 2.66 </w:t>
        </w:r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lastRenderedPageBreak/>
          <w:t>ГГц</w:t>
        </w:r>
      </w:ins>
      <w:ins w:id="429" w:author="Admin" w:date="2016-11-22T16:59:00Z">
        <w:r w:rsidR="00915076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ins w:id="430" w:author="Admin" w:date="2016-11-14T16:16:00Z">
        <w:r w:rsidRPr="00923AF7">
          <w:rPr>
            <w:rFonts w:ascii="Times New Roman" w:eastAsiaTheme="minorEastAsia" w:hAnsi="Times New Roman" w:cs="Times New Roman"/>
            <w:sz w:val="24"/>
            <w:szCs w:val="24"/>
          </w:rPr>
          <w:t>и объем оперативной памяти 8 Гбайт.</w:t>
        </w:r>
      </w:ins>
      <w:ins w:id="431" w:author="Admin" w:date="2016-11-22T16:52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Можно заметить</w:t>
        </w:r>
      </w:ins>
      <w:ins w:id="432" w:author="Admin" w:date="2016-11-22T16:55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>,</w:t>
        </w:r>
      </w:ins>
      <w:ins w:id="433" w:author="Admin" w:date="2016-11-22T16:52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что время обработки снимков вулкана </w:t>
        </w:r>
        <w:proofErr w:type="spellStart"/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>Авачинский</w:t>
        </w:r>
        <w:proofErr w:type="spellEnd"/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существенно боль</w:t>
        </w:r>
      </w:ins>
      <w:ins w:id="434" w:author="Admin" w:date="2016-11-22T16:53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ше </w:t>
        </w:r>
      </w:ins>
      <w:ins w:id="435" w:author="Admin" w:date="2016-11-22T16:55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затраченного </w:t>
        </w:r>
      </w:ins>
      <w:ins w:id="436" w:author="Admin" w:date="2016-11-22T16:53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времени </w:t>
        </w:r>
      </w:ins>
      <w:ins w:id="437" w:author="Admin" w:date="2016-11-22T16:55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по остальным </w:t>
        </w:r>
      </w:ins>
      <w:ins w:id="438" w:author="Admin" w:date="2016-11-22T16:56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двум вулканам. Это связано с тем, что снимки получаемые с </w:t>
        </w:r>
        <w:proofErr w:type="gramStart"/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>камеры</w:t>
        </w:r>
        <w:proofErr w:type="gramEnd"/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наблюдающей за вулканом </w:t>
        </w:r>
        <w:proofErr w:type="spellStart"/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>Авачинский</w:t>
        </w:r>
        <w:proofErr w:type="spellEnd"/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имеют разрешение 1920х1080, а снимки получаемые с камер</w:t>
        </w:r>
      </w:ins>
      <w:ins w:id="439" w:author="Admin" w:date="2016-11-22T16:57:00Z">
        <w:r w:rsidR="00101823">
          <w:rPr>
            <w:rFonts w:ascii="Times New Roman" w:eastAsiaTheme="minorEastAsia" w:hAnsi="Times New Roman" w:cs="Times New Roman"/>
            <w:sz w:val="24"/>
            <w:szCs w:val="24"/>
          </w:rPr>
          <w:t xml:space="preserve"> наблюдений за вулканами Ключевской и Шивелуч  - разрешение 1024х768.</w:t>
        </w:r>
      </w:ins>
      <w:ins w:id="440" w:author="Admin" w:date="2016-11-22T16:58:00Z">
        <w:r w:rsidR="005C624F" w:rsidDel="00FC3C28">
          <w:rPr>
            <w:rStyle w:val="aa"/>
            <w:b/>
            <w:bCs/>
          </w:rPr>
          <w:t xml:space="preserve"> </w:t>
        </w:r>
      </w:ins>
    </w:p>
    <w:p w:rsidR="00AC54DD" w:rsidRPr="000B52CD" w:rsidDel="00C81D47" w:rsidRDefault="00AC54DD" w:rsidP="000B52CD">
      <w:pPr>
        <w:spacing w:after="0" w:line="240" w:lineRule="auto"/>
        <w:rPr>
          <w:del w:id="441" w:author="Admin" w:date="2016-11-14T16:20:00Z"/>
          <w:rFonts w:ascii="Times New Roman" w:hAnsi="Times New Roman" w:cs="Times New Roman"/>
          <w:sz w:val="24"/>
          <w:szCs w:val="24"/>
        </w:rPr>
      </w:pPr>
      <w:del w:id="442" w:author="Admin" w:date="2016-11-14T16:20:00Z">
        <w:r w:rsidRPr="000B52CD" w:rsidDel="00C81D47">
          <w:rPr>
            <w:rFonts w:ascii="Times New Roman" w:hAnsi="Times New Roman" w:cs="Times New Roman"/>
            <w:sz w:val="24"/>
            <w:szCs w:val="24"/>
          </w:rPr>
          <w:delText>информация</w:delText>
        </w:r>
      </w:del>
    </w:p>
    <w:p w:rsidR="001058BB" w:rsidRDefault="001058BB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25ACF" w:rsidRDefault="00F25ACF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25ACF" w:rsidRPr="00810D1E" w:rsidRDefault="00810D1E" w:rsidP="000B52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del w:id="443" w:author="Alexander" w:date="2016-11-23T12:33:00Z">
        <w:r w:rsidRPr="00810D1E" w:rsidDel="002F590D">
          <w:rPr>
            <w:rFonts w:ascii="Times New Roman" w:hAnsi="Times New Roman" w:cs="Times New Roman"/>
            <w:sz w:val="24"/>
            <w:szCs w:val="24"/>
            <w:highlight w:val="yellow"/>
          </w:rPr>
          <w:delText xml:space="preserve">Также данные должны быть по нескольким вулканам, хотя бы по 3-м. Информацию нужно представлять полнее, но компактнее. </w:delText>
        </w:r>
      </w:del>
      <w:r w:rsidRPr="00810D1E">
        <w:rPr>
          <w:rFonts w:ascii="Times New Roman" w:hAnsi="Times New Roman" w:cs="Times New Roman"/>
          <w:sz w:val="24"/>
          <w:szCs w:val="24"/>
          <w:highlight w:val="yellow"/>
        </w:rPr>
        <w:t xml:space="preserve">И по-прежнему требуется отзыв вулканолога о том, </w:t>
      </w:r>
      <w:del w:id="444" w:author="Alexander" w:date="2016-11-23T12:33:00Z">
        <w:r w:rsidRPr="00810D1E" w:rsidDel="002F590D">
          <w:rPr>
            <w:rFonts w:ascii="Times New Roman" w:hAnsi="Times New Roman" w:cs="Times New Roman"/>
            <w:sz w:val="24"/>
            <w:szCs w:val="24"/>
            <w:highlight w:val="yellow"/>
          </w:rPr>
          <w:delText xml:space="preserve">кокой </w:delText>
        </w:r>
      </w:del>
      <w:ins w:id="445" w:author="Alexander" w:date="2016-11-23T12:33:00Z">
        <w:r w:rsidR="002F590D" w:rsidRPr="00810D1E">
          <w:rPr>
            <w:rFonts w:ascii="Times New Roman" w:hAnsi="Times New Roman" w:cs="Times New Roman"/>
            <w:sz w:val="24"/>
            <w:szCs w:val="24"/>
            <w:highlight w:val="yellow"/>
          </w:rPr>
          <w:t>к</w:t>
        </w:r>
        <w:r w:rsidR="002F590D">
          <w:rPr>
            <w:rFonts w:ascii="Times New Roman" w:hAnsi="Times New Roman" w:cs="Times New Roman"/>
            <w:sz w:val="24"/>
            <w:szCs w:val="24"/>
            <w:highlight w:val="yellow"/>
          </w:rPr>
          <w:t>а</w:t>
        </w:r>
        <w:r w:rsidR="002F590D" w:rsidRPr="00810D1E">
          <w:rPr>
            <w:rFonts w:ascii="Times New Roman" w:hAnsi="Times New Roman" w:cs="Times New Roman"/>
            <w:sz w:val="24"/>
            <w:szCs w:val="24"/>
            <w:highlight w:val="yellow"/>
          </w:rPr>
          <w:t xml:space="preserve">кой </w:t>
        </w:r>
      </w:ins>
      <w:r w:rsidRPr="00810D1E">
        <w:rPr>
          <w:rFonts w:ascii="Times New Roman" w:hAnsi="Times New Roman" w:cs="Times New Roman"/>
          <w:sz w:val="24"/>
          <w:szCs w:val="24"/>
          <w:highlight w:val="yellow"/>
        </w:rPr>
        <w:t xml:space="preserve">у нас процент ошибок в группах изображений (ну или как </w:t>
      </w:r>
      <w:proofErr w:type="gramStart"/>
      <w:r w:rsidRPr="00810D1E">
        <w:rPr>
          <w:rFonts w:ascii="Times New Roman" w:hAnsi="Times New Roman" w:cs="Times New Roman"/>
          <w:sz w:val="24"/>
          <w:szCs w:val="24"/>
          <w:highlight w:val="yellow"/>
        </w:rPr>
        <w:t>минимум</w:t>
      </w:r>
      <w:proofErr w:type="gramEnd"/>
      <w:r w:rsidRPr="00810D1E">
        <w:rPr>
          <w:rFonts w:ascii="Times New Roman" w:hAnsi="Times New Roman" w:cs="Times New Roman"/>
          <w:sz w:val="24"/>
          <w:szCs w:val="24"/>
          <w:highlight w:val="yellow"/>
        </w:rPr>
        <w:t xml:space="preserve"> сколько изображений мы по ошибке определили в плохие и почему так вышло)</w:t>
      </w:r>
    </w:p>
    <w:p w:rsidR="00F25ACF" w:rsidRDefault="00F25ACF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25ACF" w:rsidRPr="00C46C35" w:rsidRDefault="00F25ACF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26D4D" w:rsidRPr="000B52CD" w:rsidRDefault="007133F9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FC6ABA" w:rsidRPr="000B52CD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26D4D" w:rsidRPr="000B52CD">
        <w:rPr>
          <w:rFonts w:ascii="Times New Roman" w:hAnsi="Times New Roman" w:cs="Times New Roman"/>
          <w:b/>
          <w:sz w:val="24"/>
          <w:szCs w:val="24"/>
        </w:rPr>
        <w:t>Заключение</w:t>
      </w:r>
    </w:p>
    <w:p w:rsidR="00AC54DD" w:rsidRPr="000B52CD" w:rsidRDefault="00AC54DD" w:rsidP="000B52C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52CD">
        <w:rPr>
          <w:rFonts w:ascii="Times New Roman" w:hAnsi="Times New Roman" w:cs="Times New Roman"/>
          <w:sz w:val="24"/>
          <w:szCs w:val="24"/>
        </w:rPr>
        <w:t>информация</w:t>
      </w:r>
    </w:p>
    <w:p w:rsidR="001058BB" w:rsidRPr="00C46C35" w:rsidRDefault="001058BB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05C96" w:rsidRPr="00C46C35" w:rsidRDefault="00726D4D" w:rsidP="00405C9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B52CD">
        <w:rPr>
          <w:rFonts w:ascii="Times New Roman" w:hAnsi="Times New Roman" w:cs="Times New Roman"/>
          <w:b/>
          <w:sz w:val="24"/>
          <w:szCs w:val="24"/>
        </w:rPr>
        <w:t>Литература</w:t>
      </w:r>
    </w:p>
    <w:p w:rsidR="00405C96" w:rsidRPr="00405C96" w:rsidRDefault="00405C96" w:rsidP="00405C9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6C35">
        <w:rPr>
          <w:rFonts w:ascii="Times New Roman" w:hAnsi="Times New Roman" w:cs="Times New Roman"/>
          <w:sz w:val="24"/>
          <w:szCs w:val="24"/>
          <w:lang w:val="en-US"/>
        </w:rPr>
        <w:t xml:space="preserve">Canny. J. </w:t>
      </w:r>
      <w:r w:rsidRPr="00C46C35">
        <w:rPr>
          <w:rFonts w:ascii="Times New Roman" w:hAnsi="Times New Roman" w:cs="Times New Roman"/>
          <w:i/>
          <w:sz w:val="24"/>
          <w:szCs w:val="24"/>
          <w:lang w:val="en-US"/>
        </w:rPr>
        <w:t>A computational approach to edge detection. Pattern Analysis and Machine Intelligence // IEEE Transactions on, PAMI, Nov. 1986, Vol. 8(6), pp. 679–698.</w:t>
      </w:r>
    </w:p>
    <w:p w:rsidR="00405C96" w:rsidRPr="00405C96" w:rsidRDefault="00405C96" w:rsidP="00405C96">
      <w:pPr>
        <w:pStyle w:val="Reference"/>
        <w:numPr>
          <w:ilvl w:val="0"/>
          <w:numId w:val="1"/>
        </w:numPr>
        <w:rPr>
          <w:sz w:val="24"/>
          <w:szCs w:val="24"/>
        </w:rPr>
      </w:pPr>
      <w:r w:rsidRPr="00405C96">
        <w:rPr>
          <w:sz w:val="24"/>
          <w:szCs w:val="24"/>
        </w:rPr>
        <w:t xml:space="preserve">Elder J. H., </w:t>
      </w:r>
      <w:proofErr w:type="spellStart"/>
      <w:r w:rsidRPr="00405C96">
        <w:rPr>
          <w:sz w:val="24"/>
          <w:szCs w:val="24"/>
        </w:rPr>
        <w:t>Zucker</w:t>
      </w:r>
      <w:proofErr w:type="spellEnd"/>
      <w:r w:rsidRPr="00405C96">
        <w:rPr>
          <w:sz w:val="24"/>
          <w:szCs w:val="24"/>
        </w:rPr>
        <w:t xml:space="preserve"> S. W. </w:t>
      </w:r>
      <w:r w:rsidRPr="00405C96">
        <w:rPr>
          <w:i/>
          <w:sz w:val="24"/>
          <w:szCs w:val="24"/>
        </w:rPr>
        <w:t>Local scale control for edge detection and blur estimation</w:t>
      </w:r>
      <w:r w:rsidRPr="00405C96">
        <w:rPr>
          <w:sz w:val="24"/>
          <w:szCs w:val="24"/>
        </w:rPr>
        <w:t xml:space="preserve"> </w:t>
      </w:r>
      <w:r w:rsidRPr="00405C96">
        <w:rPr>
          <w:i/>
          <w:sz w:val="24"/>
          <w:szCs w:val="24"/>
        </w:rPr>
        <w:t>// IEEE Transactions on PAMI, 1998, Vol. 20(7), pp. 699–716.</w:t>
      </w:r>
    </w:p>
    <w:p w:rsidR="00405C96" w:rsidRDefault="00405C96" w:rsidP="00405C96">
      <w:pPr>
        <w:pStyle w:val="Reference"/>
        <w:numPr>
          <w:ilvl w:val="0"/>
          <w:numId w:val="1"/>
        </w:numPr>
        <w:rPr>
          <w:sz w:val="24"/>
          <w:szCs w:val="24"/>
        </w:rPr>
      </w:pPr>
      <w:r w:rsidRPr="00405C96">
        <w:rPr>
          <w:sz w:val="24"/>
          <w:szCs w:val="24"/>
        </w:rPr>
        <w:t xml:space="preserve">Martin D., Fowlkes C., Malik J. </w:t>
      </w:r>
      <w:r w:rsidRPr="00405C96">
        <w:rPr>
          <w:i/>
          <w:sz w:val="24"/>
          <w:szCs w:val="24"/>
        </w:rPr>
        <w:t>Learning to detect natural image boundaries using local brightness, color, and texture cues // IEEE Transactions on PAMI, 2004, Vol. 26(5) pp. 530–549.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Thomas Sutter, Fabian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Nater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Christian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Sigg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>. Camera Based Visibility Estimation // In Proc. TECO – 2016 (Technical Conference on Meteorological and Environmental Instruments and Methods of Observation) 27-30 September 2016. P2(64).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Robert A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Frazor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Wilson S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Geisler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>. Local luminance and contrast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>natural images. Vision research, 46(10), 2006. P. 1585–1598.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Laurent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Caraffa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Jean-Philippe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Tarel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>. Daytime Fog Detection and Density Estimation with Entropy Minimization // ISPRS Annals of the Photogrammetry, Remote Sensing and Spatial Information Sciences, Vol. II-3, 2014. P. 25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softHyphen/>
        <w:t>–31.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S.Bronte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L.M.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Bergasa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D.F.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Alcantarilla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>. Fog Detection System Based on Computer Vision Techniques // IEEE Intelligent Transportation Systems, vol. 12, 2009, P. 3–7.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N.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Hautière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J.P.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Tarel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J.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Lavenant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 and D. Aubert, ”Automatic fog detection and estimation of visibility distance through use of an onboard camera”, Machine Vision and Applications, vol. 17, 2006, pp. 8-20.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Pavlic</w:t>
      </w:r>
      <w:proofErr w:type="spellEnd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M.; </w:t>
      </w:r>
      <w:proofErr w:type="spellStart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Belzner</w:t>
      </w:r>
      <w:proofErr w:type="spellEnd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H.; </w:t>
      </w:r>
      <w:proofErr w:type="spellStart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Rigoll</w:t>
      </w:r>
      <w:proofErr w:type="spellEnd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G.; </w:t>
      </w:r>
      <w:proofErr w:type="spellStart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Ilic</w:t>
      </w:r>
      <w:proofErr w:type="spellEnd"/>
      <w:r w:rsidRPr="00773D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S., "Image based fog detection in vehicles", Intelligent Vehicles Symposium (IV), 2012 IEEE, pp.1132- 1137, 3-7 June 2012.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T.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Aach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 and A.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Kaup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“Statistical model-based change detection in moving video”, </w:t>
      </w:r>
      <w:r w:rsidRPr="00773DD8">
        <w:rPr>
          <w:rFonts w:ascii="Times New Roman" w:hAnsi="Times New Roman" w:cs="Times New Roman"/>
          <w:iCs/>
          <w:sz w:val="24"/>
          <w:szCs w:val="24"/>
          <w:lang w:val="en-US"/>
        </w:rPr>
        <w:t>Signal Processing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>, vol. 31, pp. 165–180, March 1993.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C. Stauffer and W.E.L.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Grimson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. Adaptive background mixture models for real-time tracking. </w:t>
      </w:r>
      <w:r w:rsidRPr="00773DD8">
        <w:rPr>
          <w:rFonts w:ascii="Times New Roman" w:hAnsi="Times New Roman" w:cs="Times New Roman"/>
          <w:iCs/>
          <w:sz w:val="24"/>
          <w:szCs w:val="24"/>
          <w:lang w:val="en-US"/>
        </w:rPr>
        <w:t>International conference on Computer Vision and Pattern Recognition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>, 2, 1999.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Elgammal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R.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Duraiswami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D. Harwood, and L. S. Davis, “Background and foreground modeling using non-parametric kernel density estimation for visual surveillance,” </w:t>
      </w:r>
      <w:r w:rsidRPr="00773DD8">
        <w:rPr>
          <w:rFonts w:ascii="Times New Roman" w:hAnsi="Times New Roman" w:cs="Times New Roman"/>
          <w:iCs/>
          <w:sz w:val="24"/>
          <w:szCs w:val="24"/>
          <w:lang w:val="en-US"/>
        </w:rPr>
        <w:t>Proceedings of the IEEE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>, vol. 90, no. 7, pp. 1151–1163, July 2002.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I.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Haritaoglu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>, D. Harwood, and L.S. Davis. W4: real-time surveillance of people and their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activities. </w:t>
      </w:r>
      <w:r w:rsidRPr="00773DD8">
        <w:rPr>
          <w:rFonts w:ascii="Times New Roman" w:hAnsi="Times New Roman" w:cs="Times New Roman"/>
          <w:iCs/>
          <w:sz w:val="24"/>
          <w:szCs w:val="24"/>
          <w:lang w:val="en-US"/>
        </w:rPr>
        <w:t>Pattern Analysis and Machine Intelligence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>, 22:809–830, 2000.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K. Kim, T.H.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Chalidabhongse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, D. Harwood, and L. Davis. Real-time foreground-background segmentation using codebook model. </w:t>
      </w:r>
      <w:r w:rsidRPr="00773DD8">
        <w:rPr>
          <w:rFonts w:ascii="Times New Roman" w:hAnsi="Times New Roman" w:cs="Times New Roman"/>
          <w:iCs/>
          <w:sz w:val="24"/>
          <w:szCs w:val="24"/>
          <w:lang w:val="en-US"/>
        </w:rPr>
        <w:t>Real-Time Imaging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>, 11:172–185, 2005.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73D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N.M. Oliver, B. Rosario, and A.P.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Pentland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bayesian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 computer vision system for modeling human interactions. </w:t>
      </w:r>
      <w:r w:rsidRPr="00773DD8">
        <w:rPr>
          <w:rFonts w:ascii="Times New Roman" w:hAnsi="Times New Roman" w:cs="Times New Roman"/>
          <w:iCs/>
          <w:sz w:val="24"/>
          <w:szCs w:val="24"/>
          <w:lang w:val="en-US"/>
        </w:rPr>
        <w:t>Pattern Analysis and Machine Intelligence</w:t>
      </w:r>
      <w:r w:rsidRPr="00773DD8">
        <w:rPr>
          <w:rFonts w:ascii="Times New Roman" w:hAnsi="Times New Roman" w:cs="Times New Roman"/>
          <w:sz w:val="24"/>
          <w:szCs w:val="24"/>
          <w:lang w:val="en-US"/>
        </w:rPr>
        <w:t>, 22:831–843, 2000.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Radke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 R.J.,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Andra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 S., Al-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Kofahi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 O., </w:t>
      </w:r>
      <w:proofErr w:type="spellStart"/>
      <w:r w:rsidRPr="00773DD8">
        <w:rPr>
          <w:rFonts w:ascii="Times New Roman" w:hAnsi="Times New Roman" w:cs="Times New Roman"/>
          <w:sz w:val="24"/>
          <w:szCs w:val="24"/>
          <w:lang w:val="en-US"/>
        </w:rPr>
        <w:t>Roysam</w:t>
      </w:r>
      <w:proofErr w:type="spellEnd"/>
      <w:r w:rsidRPr="00773DD8">
        <w:rPr>
          <w:rFonts w:ascii="Times New Roman" w:hAnsi="Times New Roman" w:cs="Times New Roman"/>
          <w:sz w:val="24"/>
          <w:szCs w:val="24"/>
          <w:lang w:val="en-US"/>
        </w:rPr>
        <w:t xml:space="preserve"> B. Image change detection algorithms: a systematic survey // IEEE Transactions on Image Processing, Vol. 14, №3, 2005. P. 294–307.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CMMI12"/>
          <w:sz w:val="24"/>
          <w:szCs w:val="24"/>
        </w:rPr>
      </w:pPr>
      <w:proofErr w:type="spellStart"/>
      <w:r w:rsidRPr="00773DD8">
        <w:rPr>
          <w:rFonts w:ascii="CMR12" w:hAnsi="CMR12" w:cs="CMR12"/>
          <w:sz w:val="24"/>
          <w:szCs w:val="24"/>
          <w:lang w:val="en-US"/>
        </w:rPr>
        <w:t>Yannick</w:t>
      </w:r>
      <w:proofErr w:type="spellEnd"/>
      <w:r w:rsidRPr="00773DD8">
        <w:rPr>
          <w:rFonts w:ascii="CMR12" w:hAnsi="CMR12" w:cs="CMR12"/>
          <w:sz w:val="24"/>
          <w:szCs w:val="24"/>
          <w:lang w:val="en-US"/>
        </w:rPr>
        <w:t xml:space="preserve"> </w:t>
      </w:r>
      <w:proofErr w:type="spellStart"/>
      <w:r w:rsidRPr="00773DD8">
        <w:rPr>
          <w:rFonts w:ascii="CMR12" w:hAnsi="CMR12" w:cs="CMR12"/>
          <w:sz w:val="24"/>
          <w:szCs w:val="24"/>
          <w:lang w:val="en-US"/>
        </w:rPr>
        <w:t>Benezeth</w:t>
      </w:r>
      <w:proofErr w:type="spellEnd"/>
      <w:r w:rsidRPr="00773DD8">
        <w:rPr>
          <w:rFonts w:ascii="CMR12" w:hAnsi="CMR12" w:cs="CMR12"/>
          <w:sz w:val="24"/>
          <w:szCs w:val="24"/>
          <w:lang w:val="en-US"/>
        </w:rPr>
        <w:t xml:space="preserve">, Pierre-Marc </w:t>
      </w:r>
      <w:proofErr w:type="spellStart"/>
      <w:r w:rsidRPr="00773DD8">
        <w:rPr>
          <w:rFonts w:ascii="CMR12" w:hAnsi="CMR12" w:cs="CMR12"/>
          <w:sz w:val="24"/>
          <w:szCs w:val="24"/>
          <w:lang w:val="en-US"/>
        </w:rPr>
        <w:t>Jodoin</w:t>
      </w:r>
      <w:proofErr w:type="spellEnd"/>
      <w:r w:rsidRPr="00773DD8">
        <w:rPr>
          <w:rFonts w:ascii="CMR12" w:hAnsi="CMR12" w:cs="CMR12"/>
          <w:sz w:val="24"/>
          <w:szCs w:val="24"/>
          <w:lang w:val="en-US"/>
        </w:rPr>
        <w:t xml:space="preserve">, Bruno Emile, Helene Laurent, Christophe Rosenberger. Comparative study of background subtraction algorithms. Journal of Electronic Imaging, Society of Photo-optical Instrumentation Engineers, Vol. 19(3), 2010.  </w:t>
      </w:r>
      <w:r w:rsidRPr="00773DD8">
        <w:rPr>
          <w:rFonts w:ascii="CMMI12" w:hAnsi="CMMI12" w:cs="CMMI12"/>
          <w:sz w:val="24"/>
          <w:szCs w:val="24"/>
          <w:lang w:val="en-US"/>
        </w:rPr>
        <w:t>&lt;</w:t>
      </w:r>
      <w:r w:rsidRPr="00773DD8">
        <w:rPr>
          <w:rFonts w:ascii="CMR12" w:hAnsi="CMR12" w:cs="CMR12"/>
          <w:sz w:val="24"/>
          <w:szCs w:val="24"/>
          <w:lang w:val="en-US"/>
        </w:rPr>
        <w:t>10.1117/1.3456695</w:t>
      </w:r>
      <w:r w:rsidRPr="00773DD8">
        <w:rPr>
          <w:rFonts w:ascii="CMMI12" w:hAnsi="CMMI12" w:cs="CMMI12"/>
          <w:sz w:val="24"/>
          <w:szCs w:val="24"/>
          <w:lang w:val="en-US"/>
        </w:rPr>
        <w:t>&gt;</w:t>
      </w:r>
      <w:r w:rsidRPr="00773DD8">
        <w:rPr>
          <w:rFonts w:ascii="CMR12" w:hAnsi="CMR12" w:cs="CMR12"/>
          <w:sz w:val="24"/>
          <w:szCs w:val="24"/>
          <w:lang w:val="en-US"/>
        </w:rPr>
        <w:t xml:space="preserve">. </w:t>
      </w:r>
      <w:r w:rsidRPr="00773DD8">
        <w:rPr>
          <w:rFonts w:ascii="CMMI12" w:hAnsi="CMMI12" w:cs="CMMI12"/>
          <w:sz w:val="24"/>
          <w:szCs w:val="24"/>
          <w:lang w:val="en-US"/>
        </w:rPr>
        <w:t>&lt;</w:t>
      </w:r>
      <w:r w:rsidRPr="00773DD8">
        <w:rPr>
          <w:rFonts w:ascii="CMR12" w:hAnsi="CMR12" w:cs="CMR12"/>
          <w:sz w:val="24"/>
          <w:szCs w:val="24"/>
          <w:lang w:val="en-US"/>
        </w:rPr>
        <w:t>inria-00545478</w:t>
      </w:r>
      <w:r w:rsidRPr="00773DD8">
        <w:rPr>
          <w:rFonts w:ascii="CMMI12" w:hAnsi="CMMI12" w:cs="CMMI12"/>
          <w:sz w:val="24"/>
          <w:szCs w:val="24"/>
          <w:lang w:val="en-US"/>
        </w:rPr>
        <w:t>&gt;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SFRM1095"/>
          <w:lang w:val="en-US"/>
        </w:rPr>
      </w:pPr>
      <w:proofErr w:type="spellStart"/>
      <w:r w:rsidRPr="00773DD8">
        <w:rPr>
          <w:rFonts w:ascii="SFBX1095" w:hAnsi="SFBX1095" w:cs="SFBX1095"/>
          <w:lang w:val="en-US"/>
        </w:rPr>
        <w:t>Mikolajczyk</w:t>
      </w:r>
      <w:proofErr w:type="spellEnd"/>
      <w:r w:rsidRPr="00773DD8">
        <w:rPr>
          <w:rFonts w:ascii="SFBX1095" w:hAnsi="SFBX1095" w:cs="SFBX1095"/>
          <w:lang w:val="en-US"/>
        </w:rPr>
        <w:t xml:space="preserve"> K., </w:t>
      </w:r>
      <w:proofErr w:type="spellStart"/>
      <w:r w:rsidRPr="00773DD8">
        <w:rPr>
          <w:rFonts w:ascii="SFBX1095" w:hAnsi="SFBX1095" w:cs="SFBX1095"/>
          <w:lang w:val="en-US"/>
        </w:rPr>
        <w:t>Schmid</w:t>
      </w:r>
      <w:proofErr w:type="spellEnd"/>
      <w:r w:rsidRPr="00773DD8">
        <w:rPr>
          <w:rFonts w:ascii="SFBX1095" w:hAnsi="SFBX1095" w:cs="SFBX1095"/>
          <w:lang w:val="en-US"/>
        </w:rPr>
        <w:t xml:space="preserve"> C. </w:t>
      </w:r>
      <w:r w:rsidRPr="00773DD8">
        <w:rPr>
          <w:rFonts w:ascii="SFRM1095" w:hAnsi="SFRM1095" w:cs="SFRM1095"/>
          <w:lang w:val="en-US"/>
        </w:rPr>
        <w:t>A performance evaluation of local descriptors // Proc.</w:t>
      </w:r>
      <w:r w:rsidRPr="00773DD8">
        <w:rPr>
          <w:rFonts w:cs="SFRM1095"/>
          <w:lang w:val="en-US"/>
        </w:rPr>
        <w:t xml:space="preserve"> </w:t>
      </w:r>
      <w:r w:rsidRPr="00773DD8">
        <w:rPr>
          <w:rFonts w:ascii="SFRM1095" w:hAnsi="SFRM1095" w:cs="SFRM1095"/>
          <w:lang w:val="en-US"/>
        </w:rPr>
        <w:t>of the IEEE Computer Society Conference on Computer Vision and Pattern Recognition</w:t>
      </w:r>
      <w:r w:rsidRPr="00773DD8">
        <w:rPr>
          <w:rFonts w:cs="SFRM1095"/>
          <w:lang w:val="en-US"/>
        </w:rPr>
        <w:t xml:space="preserve"> </w:t>
      </w:r>
      <w:r w:rsidRPr="00773DD8">
        <w:rPr>
          <w:rFonts w:ascii="SFRM1095" w:hAnsi="SFRM1095" w:cs="SFRM1095"/>
          <w:lang w:val="en-US"/>
        </w:rPr>
        <w:t>(CVPR’2003). Madison, 2003. P. 257–263.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SFRM1095" w:hAnsi="SFRM1095" w:cs="SFRM1095"/>
          <w:lang w:val="en-US"/>
        </w:rPr>
      </w:pPr>
      <w:r w:rsidRPr="00773DD8">
        <w:rPr>
          <w:rFonts w:ascii="SFBX1095" w:hAnsi="SFBX1095" w:cs="SFBX1095"/>
          <w:lang w:val="en-US"/>
        </w:rPr>
        <w:t xml:space="preserve">Lowe D.G. </w:t>
      </w:r>
      <w:r w:rsidRPr="00773DD8">
        <w:rPr>
          <w:rFonts w:ascii="SFRM1095" w:hAnsi="SFRM1095" w:cs="SFRM1095"/>
          <w:lang w:val="en-US"/>
        </w:rPr>
        <w:t xml:space="preserve">Distinctive image features from scale-invariant </w:t>
      </w:r>
      <w:proofErr w:type="spellStart"/>
      <w:r w:rsidRPr="00773DD8">
        <w:rPr>
          <w:rFonts w:ascii="SFRM1095" w:hAnsi="SFRM1095" w:cs="SFRM1095"/>
          <w:lang w:val="en-US"/>
        </w:rPr>
        <w:t>keypoints</w:t>
      </w:r>
      <w:proofErr w:type="spellEnd"/>
      <w:r w:rsidRPr="00773DD8">
        <w:rPr>
          <w:rFonts w:ascii="SFRM1095" w:hAnsi="SFRM1095" w:cs="SFRM1095"/>
          <w:lang w:val="en-US"/>
        </w:rPr>
        <w:t xml:space="preserve"> // International Journal</w:t>
      </w:r>
      <w:r w:rsidRPr="00773DD8">
        <w:rPr>
          <w:rFonts w:cs="SFRM1095"/>
          <w:lang w:val="en-US"/>
        </w:rPr>
        <w:t xml:space="preserve"> </w:t>
      </w:r>
      <w:r w:rsidRPr="00773DD8">
        <w:rPr>
          <w:rFonts w:ascii="SFRM1095" w:hAnsi="SFRM1095" w:cs="SFRM1095"/>
          <w:lang w:val="en-US"/>
        </w:rPr>
        <w:t>of Computer Vision. 2004. Vol. 60,</w:t>
      </w:r>
      <w:r w:rsidRPr="00773DD8">
        <w:rPr>
          <w:rFonts w:cs="SFRM1095"/>
          <w:lang w:val="en-US"/>
        </w:rPr>
        <w:t xml:space="preserve"> </w:t>
      </w:r>
      <w:r w:rsidRPr="00773DD8">
        <w:rPr>
          <w:rFonts w:ascii="SFRM1095" w:hAnsi="SFRM1095" w:cs="SFRM1095"/>
          <w:lang w:val="en-US"/>
        </w:rPr>
        <w:t>2. P. 91–110.</w:t>
      </w:r>
    </w:p>
    <w:p w:rsidR="00773DD8" w:rsidRPr="00773DD8" w:rsidRDefault="00773DD8" w:rsidP="00773DD8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SFRM1095" w:hAnsi="SFRM1095" w:cs="SFRM1095"/>
          <w:lang w:val="en-US"/>
        </w:rPr>
      </w:pPr>
      <w:r w:rsidRPr="00773DD8">
        <w:rPr>
          <w:rFonts w:ascii="SFBX1095" w:hAnsi="SFBX1095" w:cs="SFBX1095"/>
          <w:lang w:val="en-US"/>
        </w:rPr>
        <w:t xml:space="preserve">Herbert B., Andreas E., T. </w:t>
      </w:r>
      <w:proofErr w:type="spellStart"/>
      <w:r w:rsidRPr="00773DD8">
        <w:rPr>
          <w:rFonts w:ascii="SFBX1095" w:hAnsi="SFBX1095" w:cs="SFBX1095"/>
          <w:lang w:val="en-US"/>
        </w:rPr>
        <w:t>Tuytelaars</w:t>
      </w:r>
      <w:proofErr w:type="spellEnd"/>
      <w:r w:rsidRPr="00773DD8">
        <w:rPr>
          <w:rFonts w:ascii="SFBX1095" w:hAnsi="SFBX1095" w:cs="SFBX1095"/>
          <w:lang w:val="en-US"/>
        </w:rPr>
        <w:t xml:space="preserve">, L. Van </w:t>
      </w:r>
      <w:proofErr w:type="spellStart"/>
      <w:r w:rsidRPr="00773DD8">
        <w:rPr>
          <w:rFonts w:ascii="SFBX1095" w:hAnsi="SFBX1095" w:cs="SFBX1095"/>
          <w:lang w:val="en-US"/>
        </w:rPr>
        <w:t>Gool</w:t>
      </w:r>
      <w:proofErr w:type="spellEnd"/>
      <w:r w:rsidRPr="00773DD8">
        <w:rPr>
          <w:rFonts w:ascii="SFBX1095" w:hAnsi="SFBX1095" w:cs="SFBX1095"/>
          <w:lang w:val="en-US"/>
        </w:rPr>
        <w:t xml:space="preserve">. </w:t>
      </w:r>
      <w:r w:rsidRPr="00773DD8">
        <w:rPr>
          <w:rFonts w:ascii="SFRM1095" w:hAnsi="SFRM1095" w:cs="SFRM1095"/>
          <w:lang w:val="en-US"/>
        </w:rPr>
        <w:t xml:space="preserve">SURF: Speeded Up Robust Features // Computer Vision and Image Understanding (CVIU). 2008. Vol. 110, </w:t>
      </w:r>
      <w:r w:rsidRPr="00773DD8">
        <w:rPr>
          <w:rFonts w:ascii="Times New Roman" w:hAnsi="Times New Roman" w:cs="Times New Roman"/>
        </w:rPr>
        <w:t></w:t>
      </w:r>
      <w:r w:rsidRPr="00773DD8">
        <w:rPr>
          <w:rFonts w:ascii="Times New Roman" w:hAnsi="Times New Roman" w:cs="Times New Roman"/>
          <w:lang w:val="en-US"/>
        </w:rPr>
        <w:t xml:space="preserve"> 3. P. 346–</w:t>
      </w:r>
      <w:r w:rsidRPr="00773DD8">
        <w:rPr>
          <w:rFonts w:ascii="SFRM1095" w:hAnsi="SFRM1095" w:cs="SFRM1095"/>
        </w:rPr>
        <w:t>369.</w:t>
      </w:r>
    </w:p>
    <w:p w:rsidR="00773DD8" w:rsidRDefault="00773DD8" w:rsidP="00773DD8">
      <w:pPr>
        <w:pStyle w:val="a8"/>
        <w:widowControl/>
        <w:numPr>
          <w:ilvl w:val="0"/>
          <w:numId w:val="1"/>
        </w:numPr>
        <w:jc w:val="both"/>
        <w:rPr>
          <w:ins w:id="446" w:author="Admin" w:date="2016-11-14T16:30:00Z"/>
          <w:bCs/>
          <w:color w:val="000000"/>
        </w:rPr>
      </w:pPr>
      <w:r w:rsidRPr="00CD0E69">
        <w:rPr>
          <w:bCs/>
          <w:color w:val="000000"/>
        </w:rPr>
        <w:t>Урманов И.П., Камаев А.Н., Сорокин А.А., Королёв С.П. Оценка видимости и состояния вулканов по последовательности изображений стационарных камер наблюдения // Вычислительные технологии, Том 21, №3, 2016. С. 80–90.</w:t>
      </w:r>
    </w:p>
    <w:p w:rsidR="00DA1EF7" w:rsidRPr="00DA1EF7" w:rsidRDefault="006A513B" w:rsidP="00773DD8">
      <w:pPr>
        <w:pStyle w:val="a8"/>
        <w:widowControl/>
        <w:numPr>
          <w:ilvl w:val="0"/>
          <w:numId w:val="1"/>
        </w:numPr>
        <w:jc w:val="both"/>
        <w:rPr>
          <w:ins w:id="447" w:author="Admin" w:date="2016-11-14T16:30:00Z"/>
          <w:bCs/>
          <w:color w:val="000000"/>
          <w:rPrChange w:id="448" w:author="Admin" w:date="2016-11-14T16:30:00Z">
            <w:rPr>
              <w:ins w:id="449" w:author="Admin" w:date="2016-11-14T16:30:00Z"/>
              <w:rFonts w:asciiTheme="minorHAnsi" w:hAnsiTheme="minorHAnsi"/>
              <w:color w:val="000000"/>
              <w:sz w:val="20"/>
              <w:szCs w:val="20"/>
            </w:rPr>
          </w:rPrChange>
        </w:rPr>
      </w:pPr>
      <w:ins w:id="450" w:author="Admin" w:date="2016-11-14T16:30:00Z"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1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Sorokin, A.A.,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2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Korolev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3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S.P.,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4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Urmanov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5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I.P.,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6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Verkhoturov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7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A.I.,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8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Makogonov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59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, S.V.,</w:t>
        </w:r>
        <w:r w:rsidRPr="006A513B">
          <w:rPr>
            <w:rFonts w:asciiTheme="minorHAnsi" w:hAnsiTheme="minorHAnsi"/>
            <w:b/>
            <w:bCs/>
            <w:color w:val="000000"/>
            <w:sz w:val="20"/>
            <w:szCs w:val="20"/>
            <w:lang w:val="en-US"/>
            <w:rPrChange w:id="460" w:author="Admin" w:date="2016-11-14T16:30:00Z">
              <w:rPr>
                <w:rFonts w:asciiTheme="minorHAnsi" w:eastAsiaTheme="minorHAnsi" w:hAnsiTheme="minorHAnsi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61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Shestakov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62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N.V. 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63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Software platform for observation networks instrumental data Far Eastern</w:t>
        </w:r>
        <w:r w:rsidRPr="006A513B">
          <w:rPr>
            <w:rFonts w:asciiTheme="minorHAnsi" w:hAnsiTheme="minorHAnsi"/>
            <w:color w:val="000000"/>
            <w:sz w:val="20"/>
            <w:szCs w:val="20"/>
            <w:lang w:val="en-US"/>
            <w:rPrChange w:id="464" w:author="Admin" w:date="2016-11-14T16:30:00Z">
              <w:rPr>
                <w:rFonts w:asciiTheme="minorHAnsi" w:eastAsiaTheme="minorHAnsi" w:hAnsiTheme="minorHAnsi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65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Branch of the Russian Academy of Sciences // Proc. of Intern. Conf. on Computer Science and</w:t>
        </w:r>
        <w:r w:rsidRPr="006A513B">
          <w:rPr>
            <w:rFonts w:asciiTheme="minorHAnsi" w:hAnsiTheme="minorHAnsi"/>
            <w:color w:val="000000"/>
            <w:sz w:val="20"/>
            <w:szCs w:val="20"/>
            <w:lang w:val="en-US"/>
            <w:rPrChange w:id="466" w:author="Admin" w:date="2016-11-14T16:30:00Z">
              <w:rPr>
                <w:rFonts w:asciiTheme="minorHAnsi" w:eastAsiaTheme="minorHAnsi" w:hAnsiTheme="minorHAnsi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67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Environmental Engineering (CSEE 2015), May 17–18, Beijing, 2015. </w:t>
        </w:r>
        <w:r w:rsidR="00DA1EF7">
          <w:rPr>
            <w:rFonts w:ascii="SFRM1095" w:hAnsi="SFRM1095"/>
            <w:color w:val="000000"/>
            <w:sz w:val="20"/>
            <w:szCs w:val="20"/>
          </w:rPr>
          <w:t>P. 589–594.</w:t>
        </w:r>
        <w:r w:rsidR="00DA1EF7">
          <w:rPr>
            <w:rFonts w:asciiTheme="minorHAnsi" w:hAnsiTheme="minorHAnsi"/>
            <w:color w:val="000000"/>
            <w:sz w:val="20"/>
            <w:szCs w:val="20"/>
          </w:rPr>
          <w:t xml:space="preserve"> </w:t>
        </w:r>
        <w:r w:rsidR="00DA1EF7">
          <w:rPr>
            <w:rFonts w:ascii="SFBX1095" w:hAnsi="SFBX1095"/>
            <w:b/>
            <w:bCs/>
            <w:color w:val="000000"/>
            <w:sz w:val="20"/>
            <w:szCs w:val="20"/>
          </w:rPr>
          <w:t>Сорокин А.А., Королев С.П., Урманов И.П., Верхотуров А.Л., Шестаков Н.В.,</w:t>
        </w:r>
      </w:ins>
      <w:ins w:id="468" w:author="Admin" w:date="2016-11-14T16:31:00Z">
        <w:r w:rsidR="00DA1EF7">
          <w:rPr>
            <w:rFonts w:asciiTheme="minorHAnsi" w:hAnsiTheme="minorHAnsi"/>
            <w:b/>
            <w:bCs/>
            <w:color w:val="000000"/>
            <w:sz w:val="20"/>
            <w:szCs w:val="20"/>
          </w:rPr>
          <w:t xml:space="preserve"> </w:t>
        </w:r>
      </w:ins>
      <w:proofErr w:type="spellStart"/>
      <w:ins w:id="469" w:author="Admin" w:date="2016-11-14T16:30:00Z">
        <w:r w:rsidR="00DA1EF7">
          <w:rPr>
            <w:rFonts w:ascii="SFBX1095" w:hAnsi="SFBX1095"/>
            <w:b/>
            <w:bCs/>
            <w:color w:val="000000"/>
            <w:sz w:val="20"/>
            <w:szCs w:val="20"/>
          </w:rPr>
          <w:t>Гирина</w:t>
        </w:r>
        <w:proofErr w:type="spellEnd"/>
        <w:r w:rsidR="00DA1EF7">
          <w:rPr>
            <w:rFonts w:ascii="SFBX1095" w:hAnsi="SFBX1095"/>
            <w:b/>
            <w:bCs/>
            <w:color w:val="000000"/>
            <w:sz w:val="20"/>
            <w:szCs w:val="20"/>
          </w:rPr>
          <w:t xml:space="preserve"> О.А. </w:t>
        </w:r>
        <w:r w:rsidR="00DA1EF7">
          <w:rPr>
            <w:rFonts w:ascii="SFRM1095" w:hAnsi="SFRM1095"/>
            <w:color w:val="000000"/>
            <w:sz w:val="20"/>
            <w:szCs w:val="20"/>
          </w:rPr>
          <w:t>Информационная система для работы с данными инструментальных наблюдений с целью проведения исследований и мониторинга опасных природных явлений</w:t>
        </w:r>
      </w:ins>
      <w:ins w:id="470" w:author="Admin" w:date="2016-11-14T16:31:00Z">
        <w:r w:rsidR="00DA1EF7">
          <w:rPr>
            <w:rFonts w:asciiTheme="minorHAnsi" w:hAnsiTheme="minorHAnsi"/>
            <w:color w:val="000000"/>
            <w:sz w:val="20"/>
            <w:szCs w:val="20"/>
          </w:rPr>
          <w:t xml:space="preserve"> </w:t>
        </w:r>
      </w:ins>
      <w:ins w:id="471" w:author="Admin" w:date="2016-11-14T16:30:00Z">
        <w:r w:rsidR="00DA1EF7">
          <w:rPr>
            <w:rFonts w:ascii="SFRM1095" w:hAnsi="SFRM1095"/>
            <w:color w:val="000000"/>
            <w:sz w:val="20"/>
            <w:szCs w:val="20"/>
          </w:rPr>
          <w:t xml:space="preserve">на Дальнем Востоке России // Матер. </w:t>
        </w:r>
        <w:proofErr w:type="spellStart"/>
        <w:r w:rsidR="00DA1EF7">
          <w:rPr>
            <w:rFonts w:ascii="SFRM1095" w:hAnsi="SFRM1095"/>
            <w:color w:val="000000"/>
            <w:sz w:val="20"/>
            <w:szCs w:val="20"/>
          </w:rPr>
          <w:t>Всерос</w:t>
        </w:r>
        <w:proofErr w:type="spellEnd"/>
        <w:r w:rsidR="00DA1EF7">
          <w:rPr>
            <w:rFonts w:ascii="SFRM1095" w:hAnsi="SFRM1095"/>
            <w:color w:val="000000"/>
            <w:sz w:val="20"/>
            <w:szCs w:val="20"/>
          </w:rPr>
          <w:t xml:space="preserve">. науч. </w:t>
        </w:r>
        <w:proofErr w:type="spellStart"/>
        <w:r w:rsidR="00DA1EF7">
          <w:rPr>
            <w:rFonts w:ascii="SFRM1095" w:hAnsi="SFRM1095"/>
            <w:color w:val="000000"/>
            <w:sz w:val="20"/>
            <w:szCs w:val="20"/>
          </w:rPr>
          <w:t>конф</w:t>
        </w:r>
        <w:proofErr w:type="spellEnd"/>
        <w:r w:rsidR="00DA1EF7">
          <w:rPr>
            <w:rFonts w:ascii="SFRM1095" w:hAnsi="SFRM1095"/>
            <w:color w:val="000000"/>
            <w:sz w:val="20"/>
            <w:szCs w:val="20"/>
          </w:rPr>
          <w:t>. с международным участием “Геодинамические процессы и природные катастрофы. Опыт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72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  <w:r w:rsidR="00DA1EF7">
          <w:rPr>
            <w:rFonts w:ascii="SFRM1095" w:hAnsi="SFRM1095"/>
            <w:color w:val="000000"/>
            <w:sz w:val="20"/>
            <w:szCs w:val="20"/>
          </w:rPr>
          <w:t>Нефтегорска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73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”, </w:t>
        </w:r>
        <w:proofErr w:type="spellStart"/>
        <w:r w:rsidR="00DA1EF7">
          <w:rPr>
            <w:rFonts w:ascii="SFRM1095" w:hAnsi="SFRM1095"/>
            <w:color w:val="000000"/>
            <w:sz w:val="20"/>
            <w:szCs w:val="20"/>
          </w:rPr>
          <w:t>ЮжноСахалинск</w:t>
        </w:r>
        <w:proofErr w:type="spellEnd"/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74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, 26–30 </w:t>
        </w:r>
        <w:r w:rsidR="00DA1EF7">
          <w:rPr>
            <w:rFonts w:ascii="SFRM1095" w:hAnsi="SFRM1095"/>
            <w:color w:val="000000"/>
            <w:sz w:val="20"/>
            <w:szCs w:val="20"/>
          </w:rPr>
          <w:t>мая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75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 2015, </w:t>
        </w:r>
        <w:r w:rsidR="00DA1EF7">
          <w:rPr>
            <w:rFonts w:ascii="SFRM1095" w:hAnsi="SFRM1095"/>
            <w:color w:val="000000"/>
            <w:sz w:val="20"/>
            <w:szCs w:val="20"/>
          </w:rPr>
          <w:t>Владивосток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76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: </w:t>
        </w:r>
        <w:proofErr w:type="spellStart"/>
        <w:r w:rsidR="00DA1EF7">
          <w:rPr>
            <w:rFonts w:ascii="SFRM1095" w:hAnsi="SFRM1095"/>
            <w:color w:val="000000"/>
            <w:sz w:val="20"/>
            <w:szCs w:val="20"/>
          </w:rPr>
          <w:t>Дальнаука</w:t>
        </w:r>
        <w:proofErr w:type="spellEnd"/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77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, 2015. </w:t>
        </w:r>
        <w:r w:rsidR="00DA1EF7">
          <w:rPr>
            <w:rFonts w:ascii="SFRM1095" w:hAnsi="SFRM1095"/>
            <w:color w:val="000000"/>
            <w:sz w:val="20"/>
            <w:szCs w:val="20"/>
          </w:rPr>
          <w:t>Т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78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. 2. </w:t>
        </w:r>
        <w:r w:rsidR="00DA1EF7">
          <w:rPr>
            <w:rFonts w:ascii="SFRM1095" w:hAnsi="SFRM1095"/>
            <w:color w:val="000000"/>
            <w:sz w:val="20"/>
            <w:szCs w:val="20"/>
          </w:rPr>
          <w:t>С</w:t>
        </w:r>
        <w:r w:rsidR="00DA1EF7" w:rsidRPr="00DA1EF7">
          <w:rPr>
            <w:rFonts w:ascii="SFRM1095" w:hAnsi="SFRM1095"/>
            <w:color w:val="000000"/>
            <w:sz w:val="20"/>
            <w:szCs w:val="20"/>
            <w:lang w:val="en-US"/>
          </w:rPr>
          <w:t>. 443–447.</w:t>
        </w:r>
      </w:ins>
    </w:p>
    <w:p w:rsidR="00DA1EF7" w:rsidRPr="00D13BC5" w:rsidRDefault="006A513B" w:rsidP="00773DD8">
      <w:pPr>
        <w:pStyle w:val="a8"/>
        <w:widowControl/>
        <w:numPr>
          <w:ilvl w:val="0"/>
          <w:numId w:val="1"/>
        </w:numPr>
        <w:jc w:val="both"/>
        <w:rPr>
          <w:bCs/>
          <w:color w:val="000000"/>
          <w:lang w:val="en-US"/>
          <w:rPrChange w:id="479" w:author="Alexander" w:date="2016-11-15T12:05:00Z">
            <w:rPr>
              <w:bCs/>
              <w:color w:val="000000"/>
            </w:rPr>
          </w:rPrChange>
        </w:rPr>
      </w:pPr>
      <w:ins w:id="480" w:author="Admin" w:date="2016-11-14T16:30:00Z"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1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Sorokin, A.A.,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2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Korolev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3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S.P.,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4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Urmanov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5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I.P.,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6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Verkhoturov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7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A.L., </w:t>
        </w:r>
        <w:proofErr w:type="spellStart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8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Shestakov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89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, N.V.,</w:t>
        </w:r>
      </w:ins>
      <w:ins w:id="490" w:author="Admin" w:date="2016-11-14T16:31:00Z">
        <w:r w:rsidRPr="006A513B">
          <w:rPr>
            <w:rFonts w:asciiTheme="minorHAnsi" w:hAnsiTheme="minorHAnsi"/>
            <w:b/>
            <w:bCs/>
            <w:color w:val="000000"/>
            <w:sz w:val="20"/>
            <w:szCs w:val="20"/>
            <w:lang w:val="en-US"/>
            <w:rPrChange w:id="491" w:author="Admin" w:date="2016-11-14T16:31:00Z">
              <w:rPr>
                <w:rFonts w:asciiTheme="minorHAnsi" w:eastAsiaTheme="minorHAnsi" w:hAnsiTheme="minorHAnsi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</w:ins>
      <w:proofErr w:type="spellStart"/>
      <w:ins w:id="492" w:author="Admin" w:date="2016-11-14T16:30:00Z"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93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>Girina</w:t>
        </w:r>
        <w:proofErr w:type="spellEnd"/>
        <w:r w:rsidRPr="006A513B">
          <w:rPr>
            <w:rFonts w:ascii="SFBX1095" w:hAnsi="SFBX1095"/>
            <w:b/>
            <w:bCs/>
            <w:color w:val="000000"/>
            <w:sz w:val="20"/>
            <w:szCs w:val="20"/>
            <w:lang w:val="en-US"/>
            <w:rPrChange w:id="494" w:author="Admin" w:date="2016-11-14T16:30:00Z">
              <w:rPr>
                <w:rFonts w:ascii="SFBX1095" w:eastAsiaTheme="minorHAnsi" w:hAnsi="SFBX1095" w:cstheme="minorBidi"/>
                <w:b/>
                <w:bCs/>
                <w:color w:val="000000"/>
                <w:sz w:val="20"/>
                <w:szCs w:val="20"/>
                <w:lang w:eastAsia="en-US"/>
              </w:rPr>
            </w:rPrChange>
          </w:rPr>
          <w:t xml:space="preserve">, O.A. 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95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Information system to work with instrumental observations data for research and</w:t>
        </w:r>
      </w:ins>
      <w:ins w:id="496" w:author="Admin" w:date="2016-11-14T16:31:00Z">
        <w:r w:rsidRPr="006A513B">
          <w:rPr>
            <w:rFonts w:asciiTheme="minorHAnsi" w:hAnsiTheme="minorHAnsi"/>
            <w:color w:val="000000"/>
            <w:sz w:val="20"/>
            <w:szCs w:val="20"/>
            <w:lang w:val="en-US"/>
            <w:rPrChange w:id="497" w:author="Admin" w:date="2016-11-14T16:31:00Z">
              <w:rPr>
                <w:rFonts w:asciiTheme="minorHAnsi" w:eastAsiaTheme="minorHAnsi" w:hAnsiTheme="minorHAnsi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</w:ins>
      <w:ins w:id="498" w:author="Admin" w:date="2016-11-14T16:30:00Z"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499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monitoring of natural hazards in the Far East Russia // Proc. of the Russ. Conf. “Geodynamic</w:t>
        </w:r>
      </w:ins>
      <w:ins w:id="500" w:author="Admin" w:date="2016-11-14T16:31:00Z">
        <w:r w:rsidRPr="006A513B">
          <w:rPr>
            <w:rFonts w:asciiTheme="minorHAnsi" w:hAnsiTheme="minorHAnsi"/>
            <w:color w:val="000000"/>
            <w:sz w:val="20"/>
            <w:szCs w:val="20"/>
            <w:lang w:val="en-US"/>
            <w:rPrChange w:id="501" w:author="Alexander" w:date="2016-11-15T12:05:00Z">
              <w:rPr>
                <w:rFonts w:asciiTheme="minorHAnsi" w:eastAsiaTheme="minorHAnsi" w:hAnsiTheme="minorHAnsi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</w:ins>
      <w:ins w:id="502" w:author="Admin" w:date="2016-11-14T16:30:00Z"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503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Processes and Natural Disasters. Experience </w:t>
        </w:r>
        <w:proofErr w:type="spellStart"/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504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Neftegorsk</w:t>
        </w:r>
        <w:proofErr w:type="spellEnd"/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505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”. Vladivostok: </w:t>
        </w:r>
        <w:proofErr w:type="spellStart"/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506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Dal‘nauka</w:t>
        </w:r>
        <w:proofErr w:type="spellEnd"/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507" w:author="Admin" w:date="2016-11-14T16:30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, 2015. </w:t>
        </w:r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508" w:author="Alexander" w:date="2016-11-15T12:05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Vol. 2.</w:t>
        </w:r>
      </w:ins>
      <w:ins w:id="509" w:author="Admin" w:date="2016-11-14T16:31:00Z">
        <w:r w:rsidRPr="006A513B">
          <w:rPr>
            <w:rFonts w:asciiTheme="minorHAnsi" w:hAnsiTheme="minorHAnsi"/>
            <w:color w:val="000000"/>
            <w:sz w:val="20"/>
            <w:szCs w:val="20"/>
            <w:lang w:val="en-US"/>
            <w:rPrChange w:id="510" w:author="Alexander" w:date="2016-11-15T12:05:00Z">
              <w:rPr>
                <w:rFonts w:asciiTheme="minorHAnsi" w:eastAsiaTheme="minorHAnsi" w:hAnsiTheme="minorHAnsi" w:cstheme="minorBidi"/>
                <w:color w:val="000000"/>
                <w:sz w:val="20"/>
                <w:szCs w:val="20"/>
                <w:lang w:eastAsia="en-US"/>
              </w:rPr>
            </w:rPrChange>
          </w:rPr>
          <w:t xml:space="preserve"> </w:t>
        </w:r>
      </w:ins>
      <w:ins w:id="511" w:author="Admin" w:date="2016-11-14T16:30:00Z">
        <w:r w:rsidRPr="006A513B">
          <w:rPr>
            <w:rFonts w:ascii="SFRM1095" w:hAnsi="SFRM1095"/>
            <w:color w:val="000000"/>
            <w:sz w:val="20"/>
            <w:szCs w:val="20"/>
            <w:lang w:val="en-US"/>
            <w:rPrChange w:id="512" w:author="Alexander" w:date="2016-11-15T12:05:00Z">
              <w:rPr>
                <w:rFonts w:ascii="SFRM1095" w:eastAsiaTheme="minorHAnsi" w:hAnsi="SFRM1095" w:cstheme="minorBidi"/>
                <w:color w:val="000000"/>
                <w:sz w:val="20"/>
                <w:szCs w:val="20"/>
                <w:lang w:eastAsia="en-US"/>
              </w:rPr>
            </w:rPrChange>
          </w:rPr>
          <w:t>P. 443–447. (In Russ.)</w:t>
        </w:r>
      </w:ins>
    </w:p>
    <w:p w:rsidR="00405C96" w:rsidRPr="00D13BC5" w:rsidRDefault="00405C96" w:rsidP="000B52C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US"/>
          <w:rPrChange w:id="513" w:author="Alexander" w:date="2016-11-15T12:05:00Z">
            <w:rPr>
              <w:rFonts w:ascii="Times New Roman" w:hAnsi="Times New Roman" w:cs="Times New Roman"/>
              <w:b/>
              <w:sz w:val="24"/>
              <w:szCs w:val="24"/>
            </w:rPr>
          </w:rPrChange>
        </w:rPr>
      </w:pPr>
    </w:p>
    <w:sectPr w:rsidR="00405C96" w:rsidRPr="00D13BC5" w:rsidSect="00E061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35" w:author="Alexander" w:date="2016-11-23T11:41:00Z" w:initials="A">
    <w:p w:rsidR="006A0947" w:rsidRDefault="006A0947">
      <w:pPr>
        <w:pStyle w:val="ab"/>
      </w:pPr>
      <w:r>
        <w:rPr>
          <w:rStyle w:val="aa"/>
        </w:rPr>
        <w:annotationRef/>
      </w:r>
      <w:r>
        <w:t xml:space="preserve">А может быть нам стоит растянуть оценку не только с верхнего конца (7), но и с нижнего, на основе нескольких изображений, которые уже можно считать плохими (как 7а). А то разница оценок хорошая, но оценка 0.5 очень смущает. Нужно проанализировать оценки по частотам и посмотреть, как они распределены и </w:t>
      </w:r>
      <w:proofErr w:type="gramStart"/>
      <w:r>
        <w:t>сравнить</w:t>
      </w:r>
      <w:proofErr w:type="gramEnd"/>
      <w:r>
        <w:t xml:space="preserve"> с распределением оценок по границам. Если окажется, что частоты в своём большинстве не дают оценку ниже определённого порога, то растяжение диапазона вниз необходимо</w:t>
      </w:r>
    </w:p>
  </w:comment>
  <w:comment w:id="153" w:author="Alexander" w:date="2016-11-23T11:57:00Z" w:initials="A">
    <w:p w:rsidR="006A0947" w:rsidRPr="00E8222E" w:rsidRDefault="006A0947">
      <w:pPr>
        <w:pStyle w:val="ab"/>
      </w:pPr>
      <w:r>
        <w:rPr>
          <w:rStyle w:val="aa"/>
        </w:rPr>
        <w:annotationRef/>
      </w:r>
      <w:r>
        <w:t xml:space="preserve">У графика ряд недостатков: 1. Он слишком велик для той информации, которая на нём представлена (зачем такое огромное пространство сверху, нижние цифры могут быть ближе к оси, </w:t>
      </w:r>
      <w:proofErr w:type="spellStart"/>
      <w:r>
        <w:t>подпис</w:t>
      </w:r>
      <w:proofErr w:type="spellEnd"/>
      <w:r>
        <w:t xml:space="preserve"> № частоты можно сделать над осью). 2. Диапазон по оси </w:t>
      </w:r>
      <w:r>
        <w:rPr>
          <w:lang w:val="en-US"/>
        </w:rPr>
        <w:t>Y</w:t>
      </w:r>
      <w:r w:rsidRPr="00E8222E">
        <w:t xml:space="preserve"> </w:t>
      </w:r>
      <w:r>
        <w:t xml:space="preserve">можно сделать от 0 до 0.8, 3. Частотные характеристики начинаются с нуля, а не с 1, а на графике с 1. 4. Так как график на самом деле дискретный нужно поставить на линиях точки, соответствующие конкретным значениям, 5. Печать будет чёрно-белой, поэтому нужно разделить характеристики не цветом, а типом линии, типом точек в узлах и разной яркостью (сейчас 3 линии имеют примерно одинаковую яркость, только «в» значительно ярче других), 6. Оценка б и в различаются довольно сильно, но из </w:t>
      </w:r>
      <w:proofErr w:type="gramStart"/>
      <w:r>
        <w:t>графика</w:t>
      </w:r>
      <w:proofErr w:type="gramEnd"/>
      <w:r>
        <w:t xml:space="preserve"> кажется, что они либо одинаковые, либо даже б имеет лучшую оценку, могу ошибаться. </w:t>
      </w:r>
    </w:p>
  </w:comment>
  <w:comment w:id="167" w:author="Alexander" w:date="2016-11-23T12:04:00Z" w:initials="A">
    <w:p w:rsidR="006A0947" w:rsidRDefault="006A0947">
      <w:pPr>
        <w:pStyle w:val="ab"/>
      </w:pPr>
      <w:r>
        <w:rPr>
          <w:rStyle w:val="aa"/>
        </w:rPr>
        <w:annotationRef/>
      </w:r>
      <w:r>
        <w:t xml:space="preserve">Как-то не очень звучит. Вообще, если мы рассматриваем работу алгоритма, </w:t>
      </w:r>
      <w:proofErr w:type="gramStart"/>
      <w:r>
        <w:t>то</w:t>
      </w:r>
      <w:proofErr w:type="gramEnd"/>
      <w:r>
        <w:t xml:space="preserve"> само собой разумеется, что мы разработали программу, возможно, лучше вообще упустить это предложение и сразу перейти к обсуждению значений параметров алгоритма</w:t>
      </w:r>
    </w:p>
  </w:comment>
  <w:comment w:id="309" w:author="Alexander" w:date="2016-11-23T12:20:00Z" w:initials="A">
    <w:p w:rsidR="006A0947" w:rsidRDefault="006A0947">
      <w:pPr>
        <w:pStyle w:val="ab"/>
      </w:pPr>
      <w:r>
        <w:rPr>
          <w:rStyle w:val="aa"/>
        </w:rPr>
        <w:annotationRef/>
      </w:r>
      <w:r>
        <w:t>Оформи это в виде таблички, а то слишком много слов, и теряется, что к чему относится.</w:t>
      </w:r>
    </w:p>
  </w:comment>
  <w:comment w:id="394" w:author="Alexander" w:date="2016-11-23T12:37:00Z" w:initials="A">
    <w:p w:rsidR="006A0947" w:rsidRPr="002F590D" w:rsidRDefault="006A0947" w:rsidP="00FC3C28">
      <w:pPr>
        <w:pStyle w:val="ab"/>
      </w:pPr>
      <w:r>
        <w:rPr>
          <w:rStyle w:val="aa"/>
        </w:rPr>
        <w:annotationRef/>
      </w:r>
      <w:r>
        <w:t xml:space="preserve">Не забывай про цвет, его бесплатно не будет, часто журналы позволяют печатать цветные вещи за </w:t>
      </w:r>
      <w:proofErr w:type="spellStart"/>
      <w:proofErr w:type="gramStart"/>
      <w:r>
        <w:t>доп</w:t>
      </w:r>
      <w:proofErr w:type="spellEnd"/>
      <w:proofErr w:type="gramEnd"/>
      <w:r>
        <w:t xml:space="preserve"> плату, но эта гистограмма – не тот случай. Яркостью можно разделить максимум 3 категории. Также мы говорили, что гистограммы плохо совмещаются и лучше сделать 3 </w:t>
      </w:r>
      <w:proofErr w:type="gramStart"/>
      <w:r>
        <w:t>отдельных</w:t>
      </w:r>
      <w:proofErr w:type="gramEnd"/>
      <w:r>
        <w:t xml:space="preserve">. Также не нужна легенда. Проще разделить гистограмму на зоны и прямо на графике подписать зоны. Также не подойдёт порнография с огромным первым столбцом. Нужно использовать неравномерную шкалу. </w:t>
      </w:r>
      <w:proofErr w:type="gramStart"/>
      <w:r>
        <w:t>Например</w:t>
      </w:r>
      <w:proofErr w:type="gramEnd"/>
      <w:r>
        <w:t xml:space="preserve"> от 0 до 1000 равномерно поделить на отрезки по 200 (будет 5 отрезков), а после шестого отрезка (примерно такой же длины, как и первые пять) написать значение самого крупного столбика (для трёх гистограмм это будут разные значения: ~68</w:t>
      </w:r>
      <w:r w:rsidRPr="002F590D">
        <w:t xml:space="preserve">80, ~5900 </w:t>
      </w:r>
      <w:r>
        <w:t xml:space="preserve">и </w:t>
      </w:r>
      <w:r w:rsidRPr="002F590D">
        <w:t>~3900</w:t>
      </w:r>
      <w:r>
        <w:t>)</w:t>
      </w:r>
      <w:r w:rsidRPr="002F590D">
        <w:t xml:space="preserve">. </w:t>
      </w:r>
      <w:r>
        <w:t xml:space="preserve">И не нужно начинать маркировку оси </w:t>
      </w:r>
      <w:r>
        <w:rPr>
          <w:lang w:val="en-US"/>
        </w:rPr>
        <w:t>Y</w:t>
      </w:r>
      <w:r w:rsidRPr="002F590D">
        <w:t xml:space="preserve"> </w:t>
      </w:r>
      <w:r>
        <w:t>с -120. Ну и три гистограммы должны занять места не больше, чем эта одна при более наглядном представлении информации. А ещё название – это распределение изображений по оценкам, а не результаты тестирования.</w:t>
      </w:r>
    </w:p>
  </w:comment>
  <w:comment w:id="411" w:author="Alexander" w:date="2016-11-23T12:36:00Z" w:initials="A">
    <w:p w:rsidR="006A0947" w:rsidRDefault="006A0947">
      <w:pPr>
        <w:pStyle w:val="ab"/>
      </w:pPr>
      <w:r>
        <w:rPr>
          <w:rStyle w:val="aa"/>
        </w:rPr>
        <w:annotationRef/>
      </w:r>
      <w:r>
        <w:t>Слишком много цифр после запятой, они вряд ли существенны. Кроме того, дробные части часа – сложная вещь, так как час принято делить на 60. Напиши в минутах без дробных частей (это для всех времен).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0FFEE74" w15:done="0"/>
  <w15:commentEx w15:paraId="556BB294" w15:done="0"/>
  <w15:commentEx w15:paraId="2BC35492" w15:done="0"/>
  <w15:commentEx w15:paraId="7F9025A0" w15:done="0"/>
  <w15:commentEx w15:paraId="58005AFE" w15:done="0"/>
  <w15:commentEx w15:paraId="20AFA375" w15:done="0"/>
  <w15:commentEx w15:paraId="0D1E8989" w15:done="0"/>
  <w15:commentEx w15:paraId="678F11ED" w15:done="0"/>
  <w15:commentEx w15:paraId="76AFA409" w15:done="0"/>
  <w15:commentEx w15:paraId="4B34DF89" w15:done="0"/>
  <w15:commentEx w15:paraId="467064C2" w15:done="0"/>
  <w15:commentEx w15:paraId="60D64615" w15:done="0"/>
</w15:commentsEx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MI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RM1095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BX1095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1342F"/>
    <w:multiLevelType w:val="singleLevel"/>
    <w:tmpl w:val="413884D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ascii="Times New Roman" w:eastAsiaTheme="minorHAnsi" w:hAnsi="Times New Roman" w:cs="Times New Roman"/>
      </w:rPr>
    </w:lvl>
  </w:abstractNum>
  <w:abstractNum w:abstractNumId="1">
    <w:nsid w:val="3130390D"/>
    <w:multiLevelType w:val="hybridMultilevel"/>
    <w:tmpl w:val="B5D40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907489"/>
    <w:multiLevelType w:val="hybridMultilevel"/>
    <w:tmpl w:val="6F78EAE6"/>
    <w:lvl w:ilvl="0" w:tplc="068A52F8">
      <w:start w:val="1"/>
      <w:numFmt w:val="decimal"/>
      <w:lvlText w:val="%1."/>
      <w:lvlJc w:val="left"/>
      <w:pPr>
        <w:ind w:left="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9" w:hanging="360"/>
      </w:pPr>
    </w:lvl>
    <w:lvl w:ilvl="2" w:tplc="0419001B" w:tentative="1">
      <w:start w:val="1"/>
      <w:numFmt w:val="lowerRoman"/>
      <w:lvlText w:val="%3."/>
      <w:lvlJc w:val="right"/>
      <w:pPr>
        <w:ind w:left="1789" w:hanging="180"/>
      </w:pPr>
    </w:lvl>
    <w:lvl w:ilvl="3" w:tplc="0419000F" w:tentative="1">
      <w:start w:val="1"/>
      <w:numFmt w:val="decimal"/>
      <w:lvlText w:val="%4."/>
      <w:lvlJc w:val="left"/>
      <w:pPr>
        <w:ind w:left="2509" w:hanging="360"/>
      </w:pPr>
    </w:lvl>
    <w:lvl w:ilvl="4" w:tplc="04190019" w:tentative="1">
      <w:start w:val="1"/>
      <w:numFmt w:val="lowerLetter"/>
      <w:lvlText w:val="%5."/>
      <w:lvlJc w:val="left"/>
      <w:pPr>
        <w:ind w:left="3229" w:hanging="360"/>
      </w:pPr>
    </w:lvl>
    <w:lvl w:ilvl="5" w:tplc="0419001B" w:tentative="1">
      <w:start w:val="1"/>
      <w:numFmt w:val="lowerRoman"/>
      <w:lvlText w:val="%6."/>
      <w:lvlJc w:val="right"/>
      <w:pPr>
        <w:ind w:left="3949" w:hanging="180"/>
      </w:pPr>
    </w:lvl>
    <w:lvl w:ilvl="6" w:tplc="0419000F" w:tentative="1">
      <w:start w:val="1"/>
      <w:numFmt w:val="decimal"/>
      <w:lvlText w:val="%7."/>
      <w:lvlJc w:val="left"/>
      <w:pPr>
        <w:ind w:left="4669" w:hanging="360"/>
      </w:pPr>
    </w:lvl>
    <w:lvl w:ilvl="7" w:tplc="04190019" w:tentative="1">
      <w:start w:val="1"/>
      <w:numFmt w:val="lowerLetter"/>
      <w:lvlText w:val="%8."/>
      <w:lvlJc w:val="left"/>
      <w:pPr>
        <w:ind w:left="5389" w:hanging="360"/>
      </w:pPr>
    </w:lvl>
    <w:lvl w:ilvl="8" w:tplc="041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3">
    <w:nsid w:val="6EE10917"/>
    <w:multiLevelType w:val="hybridMultilevel"/>
    <w:tmpl w:val="396AE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trackRevisions/>
  <w:defaultTabStop w:val="708"/>
  <w:characterSpacingControl w:val="doNotCompress"/>
  <w:compat/>
  <w:rsids>
    <w:rsidRoot w:val="00726D4D"/>
    <w:rsid w:val="00001821"/>
    <w:rsid w:val="00005AE4"/>
    <w:rsid w:val="00010006"/>
    <w:rsid w:val="00011D0E"/>
    <w:rsid w:val="00012FC5"/>
    <w:rsid w:val="000168EE"/>
    <w:rsid w:val="00021A7B"/>
    <w:rsid w:val="00026C90"/>
    <w:rsid w:val="00027DD6"/>
    <w:rsid w:val="00033E5D"/>
    <w:rsid w:val="00045E0C"/>
    <w:rsid w:val="0004620B"/>
    <w:rsid w:val="000533BA"/>
    <w:rsid w:val="00054CB1"/>
    <w:rsid w:val="0005646A"/>
    <w:rsid w:val="00056A18"/>
    <w:rsid w:val="00061F55"/>
    <w:rsid w:val="000622F6"/>
    <w:rsid w:val="0007742C"/>
    <w:rsid w:val="00084AE9"/>
    <w:rsid w:val="00084C6C"/>
    <w:rsid w:val="00096164"/>
    <w:rsid w:val="000A356E"/>
    <w:rsid w:val="000B204B"/>
    <w:rsid w:val="000B2AF4"/>
    <w:rsid w:val="000B4946"/>
    <w:rsid w:val="000B52CD"/>
    <w:rsid w:val="000D0968"/>
    <w:rsid w:val="000D2B4F"/>
    <w:rsid w:val="000E24CB"/>
    <w:rsid w:val="000E367C"/>
    <w:rsid w:val="000E4388"/>
    <w:rsid w:val="000F04FF"/>
    <w:rsid w:val="000F39B7"/>
    <w:rsid w:val="000F46C7"/>
    <w:rsid w:val="00101485"/>
    <w:rsid w:val="00101823"/>
    <w:rsid w:val="00102A6B"/>
    <w:rsid w:val="001058BB"/>
    <w:rsid w:val="0011284D"/>
    <w:rsid w:val="00112BD1"/>
    <w:rsid w:val="00117F81"/>
    <w:rsid w:val="00120F8D"/>
    <w:rsid w:val="00121542"/>
    <w:rsid w:val="00121D09"/>
    <w:rsid w:val="001260B4"/>
    <w:rsid w:val="00126C61"/>
    <w:rsid w:val="00135AB2"/>
    <w:rsid w:val="00141328"/>
    <w:rsid w:val="0014294C"/>
    <w:rsid w:val="00143A57"/>
    <w:rsid w:val="00145B12"/>
    <w:rsid w:val="00156F75"/>
    <w:rsid w:val="0016167E"/>
    <w:rsid w:val="00161991"/>
    <w:rsid w:val="001648D6"/>
    <w:rsid w:val="001679FA"/>
    <w:rsid w:val="00172BA4"/>
    <w:rsid w:val="0018002A"/>
    <w:rsid w:val="00186F0F"/>
    <w:rsid w:val="001A51EE"/>
    <w:rsid w:val="001A7FE6"/>
    <w:rsid w:val="001C1D58"/>
    <w:rsid w:val="001C63AD"/>
    <w:rsid w:val="001C7313"/>
    <w:rsid w:val="001C7B39"/>
    <w:rsid w:val="001D3A23"/>
    <w:rsid w:val="001D5445"/>
    <w:rsid w:val="001F5D7A"/>
    <w:rsid w:val="001F71B1"/>
    <w:rsid w:val="00200914"/>
    <w:rsid w:val="0021752E"/>
    <w:rsid w:val="00220303"/>
    <w:rsid w:val="002204F5"/>
    <w:rsid w:val="00227435"/>
    <w:rsid w:val="00232C3F"/>
    <w:rsid w:val="00235F57"/>
    <w:rsid w:val="002401B8"/>
    <w:rsid w:val="00240278"/>
    <w:rsid w:val="00240448"/>
    <w:rsid w:val="002435BD"/>
    <w:rsid w:val="002532CD"/>
    <w:rsid w:val="002706B1"/>
    <w:rsid w:val="00272983"/>
    <w:rsid w:val="002760A5"/>
    <w:rsid w:val="002814DC"/>
    <w:rsid w:val="00281897"/>
    <w:rsid w:val="00285329"/>
    <w:rsid w:val="002978A7"/>
    <w:rsid w:val="002A3883"/>
    <w:rsid w:val="002A466E"/>
    <w:rsid w:val="002B3CF5"/>
    <w:rsid w:val="002B6687"/>
    <w:rsid w:val="002B6690"/>
    <w:rsid w:val="002B6B00"/>
    <w:rsid w:val="002C62A5"/>
    <w:rsid w:val="002C6670"/>
    <w:rsid w:val="002C73C2"/>
    <w:rsid w:val="002D0D35"/>
    <w:rsid w:val="002E7187"/>
    <w:rsid w:val="002F590D"/>
    <w:rsid w:val="002F64F8"/>
    <w:rsid w:val="003030D6"/>
    <w:rsid w:val="00303761"/>
    <w:rsid w:val="00304BF6"/>
    <w:rsid w:val="00306719"/>
    <w:rsid w:val="00306ED7"/>
    <w:rsid w:val="00307882"/>
    <w:rsid w:val="00315DF4"/>
    <w:rsid w:val="00322E30"/>
    <w:rsid w:val="00333894"/>
    <w:rsid w:val="00333B15"/>
    <w:rsid w:val="00333B89"/>
    <w:rsid w:val="0034058E"/>
    <w:rsid w:val="00341356"/>
    <w:rsid w:val="003443C3"/>
    <w:rsid w:val="00345CD8"/>
    <w:rsid w:val="00352A4E"/>
    <w:rsid w:val="00354466"/>
    <w:rsid w:val="003612DE"/>
    <w:rsid w:val="003625D8"/>
    <w:rsid w:val="00363848"/>
    <w:rsid w:val="003665FB"/>
    <w:rsid w:val="00386764"/>
    <w:rsid w:val="00391213"/>
    <w:rsid w:val="003951AD"/>
    <w:rsid w:val="003A5CA8"/>
    <w:rsid w:val="003B3D65"/>
    <w:rsid w:val="003B4910"/>
    <w:rsid w:val="003B6881"/>
    <w:rsid w:val="003C09F9"/>
    <w:rsid w:val="003C302F"/>
    <w:rsid w:val="003D055B"/>
    <w:rsid w:val="003D1AA1"/>
    <w:rsid w:val="003D47A7"/>
    <w:rsid w:val="003D557F"/>
    <w:rsid w:val="003D6627"/>
    <w:rsid w:val="003E2CC4"/>
    <w:rsid w:val="003F5FFD"/>
    <w:rsid w:val="003F7B07"/>
    <w:rsid w:val="00401B54"/>
    <w:rsid w:val="00402590"/>
    <w:rsid w:val="00405C96"/>
    <w:rsid w:val="00414524"/>
    <w:rsid w:val="00416198"/>
    <w:rsid w:val="004207C0"/>
    <w:rsid w:val="004255F7"/>
    <w:rsid w:val="0042622F"/>
    <w:rsid w:val="00442F79"/>
    <w:rsid w:val="00447CC2"/>
    <w:rsid w:val="004522DA"/>
    <w:rsid w:val="00453B12"/>
    <w:rsid w:val="004545A3"/>
    <w:rsid w:val="00473EA3"/>
    <w:rsid w:val="00482CA8"/>
    <w:rsid w:val="00484CDB"/>
    <w:rsid w:val="00495BAF"/>
    <w:rsid w:val="004A4F1C"/>
    <w:rsid w:val="004A6541"/>
    <w:rsid w:val="004B1EB1"/>
    <w:rsid w:val="004B24C4"/>
    <w:rsid w:val="004B7401"/>
    <w:rsid w:val="004C02EE"/>
    <w:rsid w:val="004C6EEE"/>
    <w:rsid w:val="004C730D"/>
    <w:rsid w:val="004D1BAC"/>
    <w:rsid w:val="004D3E00"/>
    <w:rsid w:val="004D7C0D"/>
    <w:rsid w:val="004E0B2D"/>
    <w:rsid w:val="004F122B"/>
    <w:rsid w:val="004F77FA"/>
    <w:rsid w:val="0050071E"/>
    <w:rsid w:val="00510A8E"/>
    <w:rsid w:val="00512CCE"/>
    <w:rsid w:val="00514199"/>
    <w:rsid w:val="00514CF1"/>
    <w:rsid w:val="00516F25"/>
    <w:rsid w:val="00520685"/>
    <w:rsid w:val="00523621"/>
    <w:rsid w:val="005250D3"/>
    <w:rsid w:val="00525427"/>
    <w:rsid w:val="00527B0A"/>
    <w:rsid w:val="0053159D"/>
    <w:rsid w:val="005320AB"/>
    <w:rsid w:val="005360B0"/>
    <w:rsid w:val="00550F15"/>
    <w:rsid w:val="00563FC7"/>
    <w:rsid w:val="0056595F"/>
    <w:rsid w:val="00567B43"/>
    <w:rsid w:val="00574745"/>
    <w:rsid w:val="005852F4"/>
    <w:rsid w:val="00586852"/>
    <w:rsid w:val="00586EFF"/>
    <w:rsid w:val="00592EFD"/>
    <w:rsid w:val="005A27B7"/>
    <w:rsid w:val="005B0C0F"/>
    <w:rsid w:val="005B22E4"/>
    <w:rsid w:val="005B4CA1"/>
    <w:rsid w:val="005B4E11"/>
    <w:rsid w:val="005C0B2C"/>
    <w:rsid w:val="005C12A3"/>
    <w:rsid w:val="005C36DF"/>
    <w:rsid w:val="005C624F"/>
    <w:rsid w:val="005C6787"/>
    <w:rsid w:val="005C7A3C"/>
    <w:rsid w:val="005D127C"/>
    <w:rsid w:val="005E452F"/>
    <w:rsid w:val="005F513A"/>
    <w:rsid w:val="00600C7B"/>
    <w:rsid w:val="006012E7"/>
    <w:rsid w:val="00601D0A"/>
    <w:rsid w:val="00607787"/>
    <w:rsid w:val="00607ECB"/>
    <w:rsid w:val="00621A6D"/>
    <w:rsid w:val="0063015A"/>
    <w:rsid w:val="00631548"/>
    <w:rsid w:val="00634C26"/>
    <w:rsid w:val="006529BA"/>
    <w:rsid w:val="0065385E"/>
    <w:rsid w:val="00655906"/>
    <w:rsid w:val="00660C25"/>
    <w:rsid w:val="00662488"/>
    <w:rsid w:val="00665C25"/>
    <w:rsid w:val="006673EB"/>
    <w:rsid w:val="00671F28"/>
    <w:rsid w:val="00677C35"/>
    <w:rsid w:val="00681BE1"/>
    <w:rsid w:val="00683767"/>
    <w:rsid w:val="00685712"/>
    <w:rsid w:val="006934F3"/>
    <w:rsid w:val="006A0917"/>
    <w:rsid w:val="006A0947"/>
    <w:rsid w:val="006A3FE0"/>
    <w:rsid w:val="006A513B"/>
    <w:rsid w:val="006A6B56"/>
    <w:rsid w:val="006B124C"/>
    <w:rsid w:val="006B1C24"/>
    <w:rsid w:val="006B2A65"/>
    <w:rsid w:val="006C0C26"/>
    <w:rsid w:val="006D193A"/>
    <w:rsid w:val="006D2D21"/>
    <w:rsid w:val="006D509D"/>
    <w:rsid w:val="006D5CDC"/>
    <w:rsid w:val="006D7E28"/>
    <w:rsid w:val="006F1C61"/>
    <w:rsid w:val="006F218F"/>
    <w:rsid w:val="006F74D9"/>
    <w:rsid w:val="00700DCC"/>
    <w:rsid w:val="007068AE"/>
    <w:rsid w:val="007133F9"/>
    <w:rsid w:val="007144CF"/>
    <w:rsid w:val="007171A1"/>
    <w:rsid w:val="0072014D"/>
    <w:rsid w:val="00726D4D"/>
    <w:rsid w:val="0072798E"/>
    <w:rsid w:val="007301FC"/>
    <w:rsid w:val="00734508"/>
    <w:rsid w:val="0074353B"/>
    <w:rsid w:val="007557BA"/>
    <w:rsid w:val="00756E9F"/>
    <w:rsid w:val="00757318"/>
    <w:rsid w:val="007708A8"/>
    <w:rsid w:val="00773DD8"/>
    <w:rsid w:val="00775608"/>
    <w:rsid w:val="00781D08"/>
    <w:rsid w:val="00783B10"/>
    <w:rsid w:val="00786120"/>
    <w:rsid w:val="0079049C"/>
    <w:rsid w:val="007A0D85"/>
    <w:rsid w:val="007A0F76"/>
    <w:rsid w:val="007A406D"/>
    <w:rsid w:val="007B1280"/>
    <w:rsid w:val="007B3225"/>
    <w:rsid w:val="007C008C"/>
    <w:rsid w:val="007C3E18"/>
    <w:rsid w:val="007C4F4A"/>
    <w:rsid w:val="007D000E"/>
    <w:rsid w:val="007D3B23"/>
    <w:rsid w:val="007F1EE3"/>
    <w:rsid w:val="007F42FD"/>
    <w:rsid w:val="00801470"/>
    <w:rsid w:val="0080437C"/>
    <w:rsid w:val="00810D1E"/>
    <w:rsid w:val="00810E54"/>
    <w:rsid w:val="00812184"/>
    <w:rsid w:val="00814302"/>
    <w:rsid w:val="008143E0"/>
    <w:rsid w:val="00816206"/>
    <w:rsid w:val="008220F9"/>
    <w:rsid w:val="00822416"/>
    <w:rsid w:val="00827BB6"/>
    <w:rsid w:val="008351DA"/>
    <w:rsid w:val="00836C6F"/>
    <w:rsid w:val="0083779C"/>
    <w:rsid w:val="00843167"/>
    <w:rsid w:val="00850BE9"/>
    <w:rsid w:val="00855894"/>
    <w:rsid w:val="0086024B"/>
    <w:rsid w:val="0086292D"/>
    <w:rsid w:val="0086312B"/>
    <w:rsid w:val="00866021"/>
    <w:rsid w:val="00867E08"/>
    <w:rsid w:val="00873951"/>
    <w:rsid w:val="008770DD"/>
    <w:rsid w:val="00882E5C"/>
    <w:rsid w:val="00884258"/>
    <w:rsid w:val="008907E2"/>
    <w:rsid w:val="0089749C"/>
    <w:rsid w:val="008B0385"/>
    <w:rsid w:val="008B3D00"/>
    <w:rsid w:val="008B3E44"/>
    <w:rsid w:val="008B48DC"/>
    <w:rsid w:val="008C4B9F"/>
    <w:rsid w:val="008D0137"/>
    <w:rsid w:val="008F2F79"/>
    <w:rsid w:val="00912B9A"/>
    <w:rsid w:val="00915076"/>
    <w:rsid w:val="00916752"/>
    <w:rsid w:val="00922467"/>
    <w:rsid w:val="009230C8"/>
    <w:rsid w:val="00923AF7"/>
    <w:rsid w:val="0092437D"/>
    <w:rsid w:val="00925D3C"/>
    <w:rsid w:val="00925F72"/>
    <w:rsid w:val="009417B5"/>
    <w:rsid w:val="0094490D"/>
    <w:rsid w:val="00950432"/>
    <w:rsid w:val="00954136"/>
    <w:rsid w:val="009546E4"/>
    <w:rsid w:val="00961E1F"/>
    <w:rsid w:val="009649A3"/>
    <w:rsid w:val="00964AEE"/>
    <w:rsid w:val="009666C6"/>
    <w:rsid w:val="00967FFE"/>
    <w:rsid w:val="00976D72"/>
    <w:rsid w:val="00982C03"/>
    <w:rsid w:val="009921B5"/>
    <w:rsid w:val="00993BE8"/>
    <w:rsid w:val="009A2C00"/>
    <w:rsid w:val="009A3327"/>
    <w:rsid w:val="009A3975"/>
    <w:rsid w:val="009A5169"/>
    <w:rsid w:val="009A6BA2"/>
    <w:rsid w:val="009B10FD"/>
    <w:rsid w:val="009B28EE"/>
    <w:rsid w:val="009B4F5A"/>
    <w:rsid w:val="009D0126"/>
    <w:rsid w:val="009D1B1A"/>
    <w:rsid w:val="009D4F81"/>
    <w:rsid w:val="009E4879"/>
    <w:rsid w:val="009E4C4D"/>
    <w:rsid w:val="009E4DF1"/>
    <w:rsid w:val="009F67CA"/>
    <w:rsid w:val="00A021BB"/>
    <w:rsid w:val="00A06540"/>
    <w:rsid w:val="00A13369"/>
    <w:rsid w:val="00A27CD7"/>
    <w:rsid w:val="00A35B0D"/>
    <w:rsid w:val="00A36467"/>
    <w:rsid w:val="00A40FEF"/>
    <w:rsid w:val="00A44F5C"/>
    <w:rsid w:val="00A4725D"/>
    <w:rsid w:val="00A55789"/>
    <w:rsid w:val="00A56C31"/>
    <w:rsid w:val="00A605F8"/>
    <w:rsid w:val="00A6203C"/>
    <w:rsid w:val="00A720C7"/>
    <w:rsid w:val="00A856AC"/>
    <w:rsid w:val="00A9145F"/>
    <w:rsid w:val="00A9405E"/>
    <w:rsid w:val="00A94734"/>
    <w:rsid w:val="00AA3957"/>
    <w:rsid w:val="00AB13DA"/>
    <w:rsid w:val="00AB76DD"/>
    <w:rsid w:val="00AC54DD"/>
    <w:rsid w:val="00AD4A2F"/>
    <w:rsid w:val="00AE0858"/>
    <w:rsid w:val="00AE7435"/>
    <w:rsid w:val="00AF5723"/>
    <w:rsid w:val="00B0580C"/>
    <w:rsid w:val="00B0669C"/>
    <w:rsid w:val="00B210E9"/>
    <w:rsid w:val="00B247A6"/>
    <w:rsid w:val="00B30201"/>
    <w:rsid w:val="00B4167C"/>
    <w:rsid w:val="00B441FC"/>
    <w:rsid w:val="00B4730F"/>
    <w:rsid w:val="00B54474"/>
    <w:rsid w:val="00B545C6"/>
    <w:rsid w:val="00B54D08"/>
    <w:rsid w:val="00B56FC4"/>
    <w:rsid w:val="00B57BCF"/>
    <w:rsid w:val="00B61E96"/>
    <w:rsid w:val="00B62872"/>
    <w:rsid w:val="00B6305B"/>
    <w:rsid w:val="00B733A0"/>
    <w:rsid w:val="00B73BD0"/>
    <w:rsid w:val="00B936BD"/>
    <w:rsid w:val="00B95BF5"/>
    <w:rsid w:val="00BA17A4"/>
    <w:rsid w:val="00BA7721"/>
    <w:rsid w:val="00BA7F07"/>
    <w:rsid w:val="00BB7472"/>
    <w:rsid w:val="00BC183D"/>
    <w:rsid w:val="00BD2A01"/>
    <w:rsid w:val="00BD361F"/>
    <w:rsid w:val="00BE1047"/>
    <w:rsid w:val="00BE65D6"/>
    <w:rsid w:val="00BE72BB"/>
    <w:rsid w:val="00BF1A7B"/>
    <w:rsid w:val="00C05D5B"/>
    <w:rsid w:val="00C1707F"/>
    <w:rsid w:val="00C17B59"/>
    <w:rsid w:val="00C20053"/>
    <w:rsid w:val="00C20DDC"/>
    <w:rsid w:val="00C23CF1"/>
    <w:rsid w:val="00C261F2"/>
    <w:rsid w:val="00C31805"/>
    <w:rsid w:val="00C32A5F"/>
    <w:rsid w:val="00C40095"/>
    <w:rsid w:val="00C4106A"/>
    <w:rsid w:val="00C467D1"/>
    <w:rsid w:val="00C46C35"/>
    <w:rsid w:val="00C5489C"/>
    <w:rsid w:val="00C559ED"/>
    <w:rsid w:val="00C63994"/>
    <w:rsid w:val="00C67401"/>
    <w:rsid w:val="00C67E0D"/>
    <w:rsid w:val="00C74365"/>
    <w:rsid w:val="00C75F46"/>
    <w:rsid w:val="00C8091A"/>
    <w:rsid w:val="00C81D47"/>
    <w:rsid w:val="00C82EF3"/>
    <w:rsid w:val="00C90E47"/>
    <w:rsid w:val="00C9237D"/>
    <w:rsid w:val="00C96095"/>
    <w:rsid w:val="00CA38A9"/>
    <w:rsid w:val="00CA5E91"/>
    <w:rsid w:val="00CA6762"/>
    <w:rsid w:val="00CB35CA"/>
    <w:rsid w:val="00CC11D0"/>
    <w:rsid w:val="00CD0AD9"/>
    <w:rsid w:val="00CD44F4"/>
    <w:rsid w:val="00CE0382"/>
    <w:rsid w:val="00CE310C"/>
    <w:rsid w:val="00CE545D"/>
    <w:rsid w:val="00CF0684"/>
    <w:rsid w:val="00CF109F"/>
    <w:rsid w:val="00CF28CA"/>
    <w:rsid w:val="00CF744F"/>
    <w:rsid w:val="00D053FB"/>
    <w:rsid w:val="00D079F3"/>
    <w:rsid w:val="00D1393F"/>
    <w:rsid w:val="00D13BC5"/>
    <w:rsid w:val="00D21C47"/>
    <w:rsid w:val="00D24191"/>
    <w:rsid w:val="00D32142"/>
    <w:rsid w:val="00D33F4B"/>
    <w:rsid w:val="00D35A34"/>
    <w:rsid w:val="00D40FF7"/>
    <w:rsid w:val="00D5278B"/>
    <w:rsid w:val="00D53F6B"/>
    <w:rsid w:val="00D5547B"/>
    <w:rsid w:val="00D56E45"/>
    <w:rsid w:val="00D6300F"/>
    <w:rsid w:val="00D64A16"/>
    <w:rsid w:val="00D64F75"/>
    <w:rsid w:val="00D6739A"/>
    <w:rsid w:val="00D76E0C"/>
    <w:rsid w:val="00D80B4D"/>
    <w:rsid w:val="00D85FB5"/>
    <w:rsid w:val="00D86C9F"/>
    <w:rsid w:val="00DA148C"/>
    <w:rsid w:val="00DA1EF7"/>
    <w:rsid w:val="00DA3367"/>
    <w:rsid w:val="00DB13DB"/>
    <w:rsid w:val="00DB52DC"/>
    <w:rsid w:val="00DD12A7"/>
    <w:rsid w:val="00DD29E5"/>
    <w:rsid w:val="00DE00F3"/>
    <w:rsid w:val="00DE0779"/>
    <w:rsid w:val="00DE5B48"/>
    <w:rsid w:val="00DE7E7C"/>
    <w:rsid w:val="00E02851"/>
    <w:rsid w:val="00E060C0"/>
    <w:rsid w:val="00E061E5"/>
    <w:rsid w:val="00E14717"/>
    <w:rsid w:val="00E15CE9"/>
    <w:rsid w:val="00E177E0"/>
    <w:rsid w:val="00E17B6E"/>
    <w:rsid w:val="00E17D0C"/>
    <w:rsid w:val="00E21D3F"/>
    <w:rsid w:val="00E269A3"/>
    <w:rsid w:val="00E34590"/>
    <w:rsid w:val="00E41314"/>
    <w:rsid w:val="00E46631"/>
    <w:rsid w:val="00E51556"/>
    <w:rsid w:val="00E55582"/>
    <w:rsid w:val="00E671B6"/>
    <w:rsid w:val="00E74983"/>
    <w:rsid w:val="00E8222E"/>
    <w:rsid w:val="00E8751C"/>
    <w:rsid w:val="00E96A65"/>
    <w:rsid w:val="00EA707E"/>
    <w:rsid w:val="00EA71AD"/>
    <w:rsid w:val="00EA7606"/>
    <w:rsid w:val="00EB7ED9"/>
    <w:rsid w:val="00EC6BA4"/>
    <w:rsid w:val="00EC7676"/>
    <w:rsid w:val="00ED0506"/>
    <w:rsid w:val="00ED1E86"/>
    <w:rsid w:val="00EE0453"/>
    <w:rsid w:val="00EE3C07"/>
    <w:rsid w:val="00EE4E45"/>
    <w:rsid w:val="00EF5197"/>
    <w:rsid w:val="00F01206"/>
    <w:rsid w:val="00F138A4"/>
    <w:rsid w:val="00F224AA"/>
    <w:rsid w:val="00F25ACF"/>
    <w:rsid w:val="00F318A3"/>
    <w:rsid w:val="00F33D1A"/>
    <w:rsid w:val="00F37CC3"/>
    <w:rsid w:val="00F41428"/>
    <w:rsid w:val="00F53E32"/>
    <w:rsid w:val="00F572E9"/>
    <w:rsid w:val="00F655A4"/>
    <w:rsid w:val="00F67848"/>
    <w:rsid w:val="00F90265"/>
    <w:rsid w:val="00F904F2"/>
    <w:rsid w:val="00F9409B"/>
    <w:rsid w:val="00FA5A93"/>
    <w:rsid w:val="00FB2B47"/>
    <w:rsid w:val="00FB3420"/>
    <w:rsid w:val="00FC3C28"/>
    <w:rsid w:val="00FC6ABA"/>
    <w:rsid w:val="00FC6C61"/>
    <w:rsid w:val="00FE2F20"/>
    <w:rsid w:val="00FE334C"/>
    <w:rsid w:val="00FE7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61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ABA"/>
    <w:pPr>
      <w:ind w:left="720"/>
      <w:contextualSpacing/>
    </w:pPr>
  </w:style>
  <w:style w:type="paragraph" w:customStyle="1" w:styleId="Reference">
    <w:name w:val="Reference"/>
    <w:basedOn w:val="a"/>
    <w:rsid w:val="00405C96"/>
    <w:pPr>
      <w:tabs>
        <w:tab w:val="left" w:pos="360"/>
      </w:tabs>
      <w:spacing w:before="40" w:after="40" w:line="240" w:lineRule="auto"/>
      <w:jc w:val="both"/>
    </w:pPr>
    <w:rPr>
      <w:rFonts w:ascii="Times New Roman" w:eastAsia="Times New Roman" w:hAnsi="Times New Roman" w:cs="Times New Roman"/>
      <w:sz w:val="18"/>
      <w:szCs w:val="20"/>
      <w:lang w:val="en-US" w:eastAsia="ru-RU"/>
    </w:rPr>
  </w:style>
  <w:style w:type="paragraph" w:styleId="a4">
    <w:name w:val="Balloon Text"/>
    <w:basedOn w:val="a"/>
    <w:link w:val="a5"/>
    <w:uiPriority w:val="99"/>
    <w:semiHidden/>
    <w:unhideWhenUsed/>
    <w:rsid w:val="002B6B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B6B00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2B6B0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7">
    <w:name w:val="Placeholder Text"/>
    <w:basedOn w:val="a0"/>
    <w:uiPriority w:val="99"/>
    <w:semiHidden/>
    <w:rsid w:val="001C63AD"/>
    <w:rPr>
      <w:color w:val="808080"/>
    </w:rPr>
  </w:style>
  <w:style w:type="paragraph" w:styleId="a8">
    <w:name w:val="Body Text"/>
    <w:basedOn w:val="a"/>
    <w:link w:val="a9"/>
    <w:semiHidden/>
    <w:rsid w:val="00773DD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Основной текст Знак"/>
    <w:basedOn w:val="a0"/>
    <w:link w:val="a8"/>
    <w:semiHidden/>
    <w:rsid w:val="00773D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89749C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89749C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89749C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89749C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89749C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package" Target="embeddings/_________Microsoft_Office_Word3.docx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3.jpeg"/><Relationship Id="rId12" Type="http://schemas.openxmlformats.org/officeDocument/2006/relationships/comments" Target="comments.xml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_________Microsoft_Office_Word2.docx"/><Relationship Id="rId20" Type="http://schemas.openxmlformats.org/officeDocument/2006/relationships/package" Target="embeddings/_________Microsoft_Office_Word4.docx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chart" Target="charts/chart2.xml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package" Target="embeddings/_________Microsoft_Office_Word1.docx"/><Relationship Id="rId22" Type="http://schemas.openxmlformats.org/officeDocument/2006/relationships/image" Target="media/image12.jpeg"/><Relationship Id="rId27" Type="http://schemas.microsoft.com/office/2011/relationships/commentsExtended" Target="commentsExtended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buntu_x86_folder\Dropbox\Projects\&#1053;&#1086;&#1074;&#1072;&#1103;%20&#1089;&#1090;&#1072;&#1090;&#1100;&#1103;\&#1051;&#1080;&#1089;&#1090;%20Microsoft%20Excel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0917455242335328"/>
          <c:y val="0.16513934885538989"/>
          <c:w val="0.82016420485289154"/>
          <c:h val="0.72559671976486806"/>
        </c:manualLayout>
      </c:layout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fа</c:v>
                </c:pt>
              </c:strCache>
            </c:strRef>
          </c:tx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8.0467000000000025E-2</c:v>
                </c:pt>
                <c:pt idx="1">
                  <c:v>8.0555000000000265E-2</c:v>
                </c:pt>
                <c:pt idx="2">
                  <c:v>6.5336000000000144E-2</c:v>
                </c:pt>
                <c:pt idx="3">
                  <c:v>5.7139000000000023E-2</c:v>
                </c:pt>
                <c:pt idx="4">
                  <c:v>8.0840000000000023E-2</c:v>
                </c:pt>
                <c:pt idx="5">
                  <c:v>0.12076300000000018</c:v>
                </c:pt>
                <c:pt idx="6">
                  <c:v>0.20246400000000028</c:v>
                </c:pt>
                <c:pt idx="7">
                  <c:v>0.29123100000000002</c:v>
                </c:pt>
                <c:pt idx="8">
                  <c:v>0.46238300000000032</c:v>
                </c:pt>
                <c:pt idx="9">
                  <c:v>0.78662399999999999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4EE-467D-8084-52AB971B28B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fб</c:v>
                </c:pt>
              </c:strCache>
            </c:strRef>
          </c:tx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0.19609700000000024</c:v>
                </c:pt>
                <c:pt idx="1">
                  <c:v>0.22978900000000024</c:v>
                </c:pt>
                <c:pt idx="2">
                  <c:v>0.2295170000000003</c:v>
                </c:pt>
                <c:pt idx="3">
                  <c:v>0.22349000000000024</c:v>
                </c:pt>
                <c:pt idx="4">
                  <c:v>0.25084500000000004</c:v>
                </c:pt>
                <c:pt idx="5">
                  <c:v>0.27215</c:v>
                </c:pt>
                <c:pt idx="6">
                  <c:v>0.28729900000000003</c:v>
                </c:pt>
                <c:pt idx="7">
                  <c:v>0.45178000000000001</c:v>
                </c:pt>
                <c:pt idx="8">
                  <c:v>0.49162000000000045</c:v>
                </c:pt>
                <c:pt idx="9">
                  <c:v>0.37522100000000008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4EE-467D-8084-52AB971B28B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fв</c:v>
                </c:pt>
              </c:strCache>
            </c:strRef>
          </c:tx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0.18840400000000038</c:v>
                </c:pt>
                <c:pt idx="1">
                  <c:v>0.2297950000000003</c:v>
                </c:pt>
                <c:pt idx="2">
                  <c:v>0.23530999999999999</c:v>
                </c:pt>
                <c:pt idx="3">
                  <c:v>0.21606100000000025</c:v>
                </c:pt>
                <c:pt idx="4">
                  <c:v>0.22092400000000006</c:v>
                </c:pt>
                <c:pt idx="5">
                  <c:v>0.23788999999999999</c:v>
                </c:pt>
                <c:pt idx="6">
                  <c:v>0.34861900000000012</c:v>
                </c:pt>
                <c:pt idx="7">
                  <c:v>0.39030500000000051</c:v>
                </c:pt>
                <c:pt idx="8">
                  <c:v>0.59445899999999907</c:v>
                </c:pt>
                <c:pt idx="9">
                  <c:v>0.27747500000000008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4EE-467D-8084-52AB971B28B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Столбец1</c:v>
                </c:pt>
              </c:strCache>
            </c:strRef>
          </c:tx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Лист1!$E$2:$E$11</c:f>
              <c:numCache>
                <c:formatCode>General</c:formatCode>
                <c:ptCount val="10"/>
                <c:pt idx="0">
                  <c:v>0.1612590000000001</c:v>
                </c:pt>
                <c:pt idx="1">
                  <c:v>0.19990200000000027</c:v>
                </c:pt>
                <c:pt idx="2">
                  <c:v>0.20947299999999999</c:v>
                </c:pt>
                <c:pt idx="3">
                  <c:v>0.20149300000000028</c:v>
                </c:pt>
                <c:pt idx="4">
                  <c:v>0.20989400000000022</c:v>
                </c:pt>
                <c:pt idx="5">
                  <c:v>0.24034400000000025</c:v>
                </c:pt>
                <c:pt idx="6">
                  <c:v>0.34353300000000014</c:v>
                </c:pt>
                <c:pt idx="7">
                  <c:v>0.37572500000000031</c:v>
                </c:pt>
                <c:pt idx="8">
                  <c:v>0.51101699999999894</c:v>
                </c:pt>
                <c:pt idx="9">
                  <c:v>0.47687800000000058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84EE-467D-8084-52AB971B28BD}"/>
            </c:ext>
          </c:extLst>
        </c:ser>
        <c:marker val="1"/>
        <c:axId val="194180608"/>
        <c:axId val="194182528"/>
      </c:lineChart>
      <c:catAx>
        <c:axId val="19418060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№</a:t>
                </a:r>
                <a:r>
                  <a:rPr lang="ru-RU" baseline="0"/>
                  <a:t> частоты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46093511903699624"/>
              <c:y val="0.94394455531768262"/>
            </c:manualLayout>
          </c:layout>
        </c:title>
        <c:numFmt formatCode="General" sourceLinked="1"/>
        <c:majorTickMark val="none"/>
        <c:tickLblPos val="nextTo"/>
        <c:crossAx val="194182528"/>
        <c:crosses val="autoZero"/>
        <c:auto val="1"/>
        <c:lblAlgn val="ctr"/>
        <c:lblOffset val="100"/>
      </c:catAx>
      <c:valAx>
        <c:axId val="194182528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Значение</a:t>
                </a:r>
                <a:r>
                  <a:rPr lang="en-US"/>
                  <a:t> </a:t>
                </a:r>
                <a:r>
                  <a:rPr lang="ru-RU"/>
                  <a:t>вклада частоты</a:t>
                </a:r>
              </a:p>
            </c:rich>
          </c:tx>
        </c:title>
        <c:numFmt formatCode="General" sourceLinked="1"/>
        <c:majorTickMark val="none"/>
        <c:tickLblPos val="nextTo"/>
        <c:crossAx val="194180608"/>
        <c:crosses val="autoZero"/>
        <c:crossBetween val="between"/>
      </c:valAx>
    </c:plotArea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4428441236512157"/>
          <c:y val="1.6273385826771652E-2"/>
          <c:w val="0.51365649606299213"/>
          <c:h val="0.93001324503311267"/>
        </c:manualLayout>
      </c:layout>
      <c:barChart>
        <c:barDir val="col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Снимки c низкой видимостью вулкана Авачинский</c:v>
                </c:pt>
              </c:strCache>
            </c:strRef>
          </c:tx>
          <c:spPr>
            <a:solidFill>
              <a:schemeClr val="accent2"/>
            </a:solidFill>
          </c:spPr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6880</c:v>
                </c:pt>
                <c:pt idx="1">
                  <c:v>818</c:v>
                </c:pt>
                <c:pt idx="2">
                  <c:v>352</c:v>
                </c:pt>
                <c:pt idx="3">
                  <c:v>214</c:v>
                </c:pt>
                <c:pt idx="4">
                  <c:v>461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74E3-4ACE-A830-CFA48C1CD22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Снимки со средней видимостью вулкана Авачинский</c:v>
                </c:pt>
              </c:strCache>
            </c:strRef>
          </c:tx>
          <c:spPr>
            <a:solidFill>
              <a:schemeClr val="tx2"/>
            </a:solidFill>
          </c:spPr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Лист1!$C$2:$C$12</c:f>
              <c:numCache>
                <c:formatCode>General</c:formatCode>
                <c:ptCount val="11"/>
                <c:pt idx="5">
                  <c:v>44</c:v>
                </c:pt>
                <c:pt idx="6">
                  <c:v>201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74E3-4ACE-A830-CFA48C1CD22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Снимки с высокой видимостью вулкана Авачинский</c:v>
                </c:pt>
              </c:strCache>
            </c:strRef>
          </c:tx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Лист1!$D$2:$D$12</c:f>
              <c:numCache>
                <c:formatCode>General</c:formatCode>
                <c:ptCount val="11"/>
                <c:pt idx="7">
                  <c:v>224</c:v>
                </c:pt>
                <c:pt idx="8">
                  <c:v>202</c:v>
                </c:pt>
                <c:pt idx="9">
                  <c:v>295</c:v>
                </c:pt>
                <c:pt idx="10">
                  <c:v>309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74E3-4ACE-A830-CFA48C1CD223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Снимки с низкой видимостью вулкана Ключевской</c:v>
                </c:pt>
              </c:strCache>
            </c:strRef>
          </c:tx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Лист1!$E$2:$E$12</c:f>
              <c:numCache>
                <c:formatCode>General</c:formatCode>
                <c:ptCount val="11"/>
                <c:pt idx="0">
                  <c:v>6030</c:v>
                </c:pt>
                <c:pt idx="1">
                  <c:v>1398</c:v>
                </c:pt>
                <c:pt idx="2">
                  <c:v>760</c:v>
                </c:pt>
                <c:pt idx="3">
                  <c:v>421</c:v>
                </c:pt>
                <c:pt idx="4">
                  <c:v>145</c:v>
                </c:pt>
              </c:numCache>
            </c:numRef>
          </c:val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Снимки со средней видимостью вулкана Ключевской</c:v>
                </c:pt>
              </c:strCache>
            </c:strRef>
          </c:tx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Лист1!$F$2:$F$12</c:f>
              <c:numCache>
                <c:formatCode>General</c:formatCode>
                <c:ptCount val="11"/>
                <c:pt idx="5">
                  <c:v>34</c:v>
                </c:pt>
                <c:pt idx="6">
                  <c:v>207</c:v>
                </c:pt>
              </c:numCache>
            </c:numRef>
          </c:val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Снимки с высокой видимостью вулкана Ключевской</c:v>
                </c:pt>
              </c:strCache>
            </c:strRef>
          </c:tx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Лист1!$G$2:$G$12</c:f>
              <c:numCache>
                <c:formatCode>General</c:formatCode>
                <c:ptCount val="11"/>
                <c:pt idx="7">
                  <c:v>361</c:v>
                </c:pt>
                <c:pt idx="8">
                  <c:v>318</c:v>
                </c:pt>
                <c:pt idx="9">
                  <c:v>300</c:v>
                </c:pt>
                <c:pt idx="10">
                  <c:v>26</c:v>
                </c:pt>
              </c:numCache>
            </c:numRef>
          </c:val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Снимки с низкой видимостью вулкана Шивелуч</c:v>
                </c:pt>
              </c:strCache>
            </c:strRef>
          </c:tx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Лист1!$H$2:$H$12</c:f>
              <c:numCache>
                <c:formatCode>General</c:formatCode>
                <c:ptCount val="11"/>
                <c:pt idx="0">
                  <c:v>3840</c:v>
                </c:pt>
                <c:pt idx="1">
                  <c:v>1473</c:v>
                </c:pt>
                <c:pt idx="2">
                  <c:v>1896</c:v>
                </c:pt>
                <c:pt idx="3">
                  <c:v>1544</c:v>
                </c:pt>
                <c:pt idx="4">
                  <c:v>518</c:v>
                </c:pt>
              </c:numCache>
            </c:numRef>
          </c:val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Снимки со средней видимостью вулкана Шивелуч</c:v>
                </c:pt>
              </c:strCache>
            </c:strRef>
          </c:tx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Лист1!$I$2:$I$12</c:f>
              <c:numCache>
                <c:formatCode>General</c:formatCode>
                <c:ptCount val="11"/>
                <c:pt idx="5">
                  <c:v>106</c:v>
                </c:pt>
                <c:pt idx="6">
                  <c:v>114</c:v>
                </c:pt>
              </c:numCache>
            </c:numRef>
          </c:val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Снимки с высокой видимостью вулкана Шивелуч</c:v>
                </c:pt>
              </c:strCache>
            </c:strRef>
          </c:tx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0.30000000000000032</c:v>
                </c:pt>
                <c:pt idx="4">
                  <c:v>0.4</c:v>
                </c:pt>
                <c:pt idx="5">
                  <c:v>0.5</c:v>
                </c:pt>
                <c:pt idx="6">
                  <c:v>0.60000000000000064</c:v>
                </c:pt>
                <c:pt idx="7">
                  <c:v>0.70000000000000062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Лист1!$J$2:$J$12</c:f>
              <c:numCache>
                <c:formatCode>General</c:formatCode>
                <c:ptCount val="11"/>
                <c:pt idx="7">
                  <c:v>124</c:v>
                </c:pt>
                <c:pt idx="8">
                  <c:v>157</c:v>
                </c:pt>
                <c:pt idx="9">
                  <c:v>134</c:v>
                </c:pt>
                <c:pt idx="10">
                  <c:v>94</c:v>
                </c:pt>
              </c:numCache>
            </c:numRef>
          </c:val>
        </c:ser>
        <c:gapWidth val="10"/>
        <c:overlap val="65"/>
        <c:axId val="207395072"/>
        <c:axId val="207405440"/>
      </c:barChart>
      <c:catAx>
        <c:axId val="20739507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Итоговая</a:t>
                </a:r>
                <a:r>
                  <a:rPr lang="ru-RU" baseline="0"/>
                  <a:t> оценка </a:t>
                </a:r>
                <a:r>
                  <a:rPr lang="ru-RU" sz="1000" b="1" i="0" u="none" strike="noStrike" baseline="0">
                    <a:effectLst/>
                  </a:rPr>
                  <a:t>α</a:t>
                </a:r>
              </a:p>
            </c:rich>
          </c:tx>
        </c:title>
        <c:numFmt formatCode="General" sourceLinked="1"/>
        <c:tickLblPos val="nextTo"/>
        <c:crossAx val="207405440"/>
        <c:crosses val="autoZero"/>
        <c:auto val="1"/>
        <c:lblAlgn val="ctr"/>
        <c:lblOffset val="100"/>
      </c:catAx>
      <c:valAx>
        <c:axId val="207405440"/>
        <c:scaling>
          <c:orientation val="minMax"/>
          <c:max val="6880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Кол-во снимков</a:t>
                </a:r>
              </a:p>
            </c:rich>
          </c:tx>
        </c:title>
        <c:numFmt formatCode="General" sourceLinked="1"/>
        <c:tickLblPos val="nextTo"/>
        <c:crossAx val="20739507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64893334659229662"/>
          <c:y val="5.1476224562838804E-2"/>
          <c:w val="0.3372893858990943"/>
          <c:h val="0.87223205486410971"/>
        </c:manualLayout>
      </c:layout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5432</Words>
  <Characters>30968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Дмитрий Карманов</cp:lastModifiedBy>
  <cp:revision>2</cp:revision>
  <dcterms:created xsi:type="dcterms:W3CDTF">2017-01-24T03:17:00Z</dcterms:created>
  <dcterms:modified xsi:type="dcterms:W3CDTF">2017-01-24T03:17:00Z</dcterms:modified>
</cp:coreProperties>
</file>